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E637B" w14:textId="1876302D" w:rsidR="00F707C0" w:rsidRPr="005771B6" w:rsidRDefault="00F3259D" w:rsidP="00E8439F">
      <w:pPr>
        <w:rPr>
          <w:rFonts w:ascii="Times New Roman" w:hAnsi="Times New Roman" w:cs="Times New Roman"/>
          <w:b/>
          <w:bCs/>
          <w:sz w:val="24"/>
          <w:szCs w:val="24"/>
        </w:rPr>
      </w:pPr>
      <w:commentRangeStart w:id="0"/>
      <w:r w:rsidRPr="005C1D7C">
        <w:rPr>
          <w:rFonts w:ascii="Times New Roman" w:hAnsi="Times New Roman" w:cs="Times New Roman"/>
          <w:b/>
          <w:bCs/>
          <w:sz w:val="24"/>
          <w:szCs w:val="24"/>
        </w:rPr>
        <w:t>The d</w:t>
      </w:r>
      <w:r w:rsidR="00597829" w:rsidRPr="005C1D7C">
        <w:rPr>
          <w:rFonts w:ascii="Times New Roman" w:hAnsi="Times New Roman" w:cs="Times New Roman"/>
          <w:b/>
          <w:bCs/>
          <w:sz w:val="24"/>
          <w:szCs w:val="24"/>
        </w:rPr>
        <w:t xml:space="preserve">isproportionate </w:t>
      </w:r>
      <w:r w:rsidR="00F707C0" w:rsidRPr="005771B6">
        <w:rPr>
          <w:rFonts w:ascii="Times New Roman" w:hAnsi="Times New Roman" w:cs="Times New Roman"/>
          <w:b/>
          <w:bCs/>
          <w:sz w:val="24"/>
          <w:szCs w:val="24"/>
        </w:rPr>
        <w:t>case-fatality r</w:t>
      </w:r>
      <w:r w:rsidRPr="005771B6">
        <w:rPr>
          <w:rFonts w:ascii="Times New Roman" w:hAnsi="Times New Roman" w:cs="Times New Roman"/>
          <w:b/>
          <w:bCs/>
          <w:sz w:val="24"/>
          <w:szCs w:val="24"/>
        </w:rPr>
        <w:t xml:space="preserve">atio </w:t>
      </w:r>
      <w:r w:rsidR="00F707C0" w:rsidRPr="005771B6">
        <w:rPr>
          <w:rFonts w:ascii="Times New Roman" w:hAnsi="Times New Roman" w:cs="Times New Roman"/>
          <w:b/>
          <w:bCs/>
          <w:sz w:val="24"/>
          <w:szCs w:val="24"/>
        </w:rPr>
        <w:t xml:space="preserve">of </w:t>
      </w:r>
      <w:r w:rsidR="00816819" w:rsidRPr="005771B6">
        <w:rPr>
          <w:rFonts w:ascii="Times New Roman" w:hAnsi="Times New Roman" w:cs="Times New Roman"/>
          <w:b/>
          <w:bCs/>
          <w:sz w:val="24"/>
          <w:szCs w:val="24"/>
        </w:rPr>
        <w:t>COVID</w:t>
      </w:r>
      <w:r w:rsidR="00F707C0" w:rsidRPr="005771B6">
        <w:rPr>
          <w:rFonts w:ascii="Times New Roman" w:hAnsi="Times New Roman" w:cs="Times New Roman"/>
          <w:b/>
          <w:bCs/>
          <w:sz w:val="24"/>
          <w:szCs w:val="24"/>
        </w:rPr>
        <w:t xml:space="preserve">-19 between top vaccinated countries and the rest of the world </w:t>
      </w:r>
      <w:commentRangeEnd w:id="0"/>
      <w:r w:rsidR="00CC64F9">
        <w:rPr>
          <w:rStyle w:val="CommentReference"/>
        </w:rPr>
        <w:commentReference w:id="0"/>
      </w:r>
    </w:p>
    <w:p w14:paraId="530CB849" w14:textId="2A06BCA9" w:rsidR="00594012" w:rsidRPr="00BA7E40" w:rsidRDefault="00594012" w:rsidP="00E8439F">
      <w:pPr>
        <w:rPr>
          <w:rFonts w:ascii="Times New Roman" w:hAnsi="Times New Roman" w:cs="Times New Roman"/>
          <w:b/>
          <w:bCs/>
        </w:rPr>
      </w:pPr>
    </w:p>
    <w:p w14:paraId="64B0787B" w14:textId="1C2A2AC0" w:rsidR="00F707C0" w:rsidRPr="00D4640C" w:rsidRDefault="00F707C0" w:rsidP="00E8439F">
      <w:pPr>
        <w:rPr>
          <w:rFonts w:ascii="Times New Roman" w:hAnsi="Times New Roman" w:cs="Times New Roman"/>
          <w:b/>
          <w:bCs/>
        </w:rPr>
      </w:pPr>
      <w:proofErr w:type="spellStart"/>
      <w:r w:rsidRPr="00D55EB3">
        <w:rPr>
          <w:rFonts w:ascii="Times New Roman" w:hAnsi="Times New Roman" w:cs="Times New Roman"/>
        </w:rPr>
        <w:t>Najmul</w:t>
      </w:r>
      <w:proofErr w:type="spellEnd"/>
      <w:r w:rsidRPr="00D55EB3">
        <w:rPr>
          <w:rFonts w:ascii="Times New Roman" w:hAnsi="Times New Roman" w:cs="Times New Roman"/>
        </w:rPr>
        <w:t xml:space="preserve"> Haider</w:t>
      </w:r>
      <w:r w:rsidR="00E951B9">
        <w:rPr>
          <w:rFonts w:ascii="Times New Roman" w:hAnsi="Times New Roman" w:cs="Times New Roman"/>
        </w:rPr>
        <w:t xml:space="preserve"> </w:t>
      </w:r>
      <w:r w:rsidRPr="00D55EB3">
        <w:rPr>
          <w:rFonts w:ascii="Times New Roman" w:hAnsi="Times New Roman" w:cs="Times New Roman"/>
          <w:vertAlign w:val="superscript"/>
        </w:rPr>
        <w:t>1</w:t>
      </w:r>
      <w:r w:rsidR="008A18CD" w:rsidRPr="00D55EB3">
        <w:rPr>
          <w:rFonts w:ascii="Times New Roman" w:hAnsi="Times New Roman" w:cs="Times New Roman"/>
          <w:shd w:val="clear" w:color="auto" w:fill="FFFFFF"/>
        </w:rPr>
        <w:t>†</w:t>
      </w:r>
      <w:r w:rsidR="00114B62">
        <w:rPr>
          <w:rFonts w:ascii="Times New Roman" w:hAnsi="Times New Roman" w:cs="Times New Roman"/>
          <w:shd w:val="clear" w:color="auto" w:fill="FFFFFF"/>
        </w:rPr>
        <w:t>±</w:t>
      </w:r>
      <w:r w:rsidRPr="00D55EB3">
        <w:rPr>
          <w:rFonts w:ascii="Times New Roman" w:hAnsi="Times New Roman" w:cs="Times New Roman"/>
        </w:rPr>
        <w:t>, Mohammad N</w:t>
      </w:r>
      <w:r w:rsidR="00D11A7C" w:rsidRPr="00D55EB3">
        <w:rPr>
          <w:rFonts w:ascii="Times New Roman" w:hAnsi="Times New Roman" w:cs="Times New Roman"/>
        </w:rPr>
        <w:t>ayeem</w:t>
      </w:r>
      <w:r w:rsidRPr="00D55EB3">
        <w:rPr>
          <w:rFonts w:ascii="Times New Roman" w:hAnsi="Times New Roman" w:cs="Times New Roman"/>
        </w:rPr>
        <w:t xml:space="preserve"> Hasan</w:t>
      </w:r>
      <w:r w:rsidR="00E951B9">
        <w:rPr>
          <w:rFonts w:ascii="Times New Roman" w:hAnsi="Times New Roman" w:cs="Times New Roman"/>
        </w:rPr>
        <w:t xml:space="preserve"> </w:t>
      </w:r>
      <w:r w:rsidRPr="00D55EB3">
        <w:rPr>
          <w:rFonts w:ascii="Times New Roman" w:hAnsi="Times New Roman" w:cs="Times New Roman"/>
          <w:vertAlign w:val="superscript"/>
        </w:rPr>
        <w:t>2</w:t>
      </w:r>
      <w:r w:rsidR="008A18CD" w:rsidRPr="00D55EB3">
        <w:rPr>
          <w:rFonts w:ascii="Times New Roman" w:hAnsi="Times New Roman" w:cs="Times New Roman"/>
          <w:shd w:val="clear" w:color="auto" w:fill="FFFFFF"/>
        </w:rPr>
        <w:t>†</w:t>
      </w:r>
      <w:r w:rsidRPr="00D55EB3">
        <w:rPr>
          <w:rFonts w:ascii="Times New Roman" w:hAnsi="Times New Roman" w:cs="Times New Roman"/>
        </w:rPr>
        <w:t xml:space="preserve">, </w:t>
      </w:r>
      <w:r w:rsidR="006307EC">
        <w:rPr>
          <w:rFonts w:ascii="Times New Roman" w:hAnsi="Times New Roman" w:cs="Times New Roman"/>
        </w:rPr>
        <w:t xml:space="preserve">Javier </w:t>
      </w:r>
      <w:proofErr w:type="spellStart"/>
      <w:r w:rsidR="006307EC">
        <w:rPr>
          <w:rFonts w:ascii="Times New Roman" w:hAnsi="Times New Roman" w:cs="Times New Roman"/>
        </w:rPr>
        <w:t>Guitian</w:t>
      </w:r>
      <w:proofErr w:type="spellEnd"/>
      <w:r w:rsidR="00E62A1D">
        <w:rPr>
          <w:rFonts w:ascii="Times New Roman" w:hAnsi="Times New Roman" w:cs="Times New Roman"/>
        </w:rPr>
        <w:t xml:space="preserve"> </w:t>
      </w:r>
      <w:r w:rsidR="006307EC" w:rsidRPr="006307EC">
        <w:rPr>
          <w:rFonts w:ascii="Times New Roman" w:hAnsi="Times New Roman" w:cs="Times New Roman"/>
          <w:vertAlign w:val="superscript"/>
        </w:rPr>
        <w:t>1</w:t>
      </w:r>
      <w:r w:rsidR="006307EC">
        <w:rPr>
          <w:rFonts w:ascii="Times New Roman" w:hAnsi="Times New Roman" w:cs="Times New Roman"/>
        </w:rPr>
        <w:t xml:space="preserve">, </w:t>
      </w:r>
      <w:r w:rsidRPr="00D55EB3">
        <w:rPr>
          <w:rFonts w:ascii="Times New Roman" w:hAnsi="Times New Roman" w:cs="Times New Roman"/>
        </w:rPr>
        <w:t>Rumi A Khan</w:t>
      </w:r>
      <w:r w:rsidR="00E951B9">
        <w:rPr>
          <w:rFonts w:ascii="Times New Roman" w:hAnsi="Times New Roman" w:cs="Times New Roman"/>
        </w:rPr>
        <w:t xml:space="preserve"> </w:t>
      </w:r>
      <w:r w:rsidRPr="00D55EB3">
        <w:rPr>
          <w:rFonts w:ascii="Times New Roman" w:hAnsi="Times New Roman" w:cs="Times New Roman"/>
          <w:vertAlign w:val="superscript"/>
        </w:rPr>
        <w:t>3</w:t>
      </w:r>
      <w:r w:rsidRPr="00D55EB3">
        <w:rPr>
          <w:rFonts w:ascii="Times New Roman" w:hAnsi="Times New Roman" w:cs="Times New Roman"/>
        </w:rPr>
        <w:t>, David McCoy</w:t>
      </w:r>
      <w:r w:rsidR="00E951B9">
        <w:rPr>
          <w:rFonts w:ascii="Times New Roman" w:hAnsi="Times New Roman" w:cs="Times New Roman"/>
        </w:rPr>
        <w:t xml:space="preserve"> </w:t>
      </w:r>
      <w:r w:rsidRPr="00D55EB3">
        <w:rPr>
          <w:rFonts w:ascii="Times New Roman" w:hAnsi="Times New Roman" w:cs="Times New Roman"/>
          <w:vertAlign w:val="superscript"/>
        </w:rPr>
        <w:t>4</w:t>
      </w:r>
      <w:r w:rsidRPr="00D55EB3">
        <w:rPr>
          <w:rFonts w:ascii="Times New Roman" w:hAnsi="Times New Roman" w:cs="Times New Roman"/>
        </w:rPr>
        <w:t xml:space="preserve">, Francine </w:t>
      </w:r>
      <w:proofErr w:type="spellStart"/>
      <w:r w:rsidRPr="00D55EB3">
        <w:rPr>
          <w:rFonts w:ascii="Times New Roman" w:hAnsi="Times New Roman" w:cs="Times New Roman"/>
        </w:rPr>
        <w:t>Ntoumi</w:t>
      </w:r>
      <w:proofErr w:type="spellEnd"/>
      <w:r w:rsidR="00E951B9">
        <w:rPr>
          <w:rFonts w:ascii="Times New Roman" w:hAnsi="Times New Roman" w:cs="Times New Roman"/>
        </w:rPr>
        <w:t xml:space="preserve"> </w:t>
      </w:r>
      <w:r w:rsidRPr="00D55EB3">
        <w:rPr>
          <w:rFonts w:ascii="Times New Roman" w:hAnsi="Times New Roman" w:cs="Times New Roman"/>
          <w:vertAlign w:val="superscript"/>
        </w:rPr>
        <w:t>5</w:t>
      </w:r>
      <w:r w:rsidR="00BC0810" w:rsidRPr="00D55EB3">
        <w:rPr>
          <w:rFonts w:ascii="Times New Roman" w:hAnsi="Times New Roman" w:cs="Times New Roman"/>
          <w:vertAlign w:val="superscript"/>
        </w:rPr>
        <w:t>,6</w:t>
      </w:r>
      <w:r w:rsidRPr="00D55EB3">
        <w:rPr>
          <w:rFonts w:ascii="Times New Roman" w:hAnsi="Times New Roman" w:cs="Times New Roman"/>
        </w:rPr>
        <w:t>, Osman Dar</w:t>
      </w:r>
      <w:r w:rsidR="00E951B9">
        <w:rPr>
          <w:rFonts w:ascii="Times New Roman" w:hAnsi="Times New Roman" w:cs="Times New Roman"/>
        </w:rPr>
        <w:t xml:space="preserve"> </w:t>
      </w:r>
      <w:r w:rsidR="009F5FB4" w:rsidRPr="00D55EB3">
        <w:rPr>
          <w:rFonts w:ascii="Times New Roman" w:hAnsi="Times New Roman" w:cs="Times New Roman"/>
          <w:vertAlign w:val="superscript"/>
        </w:rPr>
        <w:t>7</w:t>
      </w:r>
      <w:r w:rsidRPr="00D55EB3">
        <w:rPr>
          <w:rFonts w:ascii="Times New Roman" w:hAnsi="Times New Roman" w:cs="Times New Roman"/>
        </w:rPr>
        <w:t xml:space="preserve">, </w:t>
      </w:r>
      <w:r w:rsidR="00374A22" w:rsidRPr="00D55EB3">
        <w:rPr>
          <w:rFonts w:ascii="Times New Roman" w:hAnsi="Times New Roman" w:cs="Times New Roman"/>
        </w:rPr>
        <w:t>Rashid Ansumana</w:t>
      </w:r>
      <w:r w:rsidR="00E951B9">
        <w:rPr>
          <w:rFonts w:ascii="Times New Roman" w:hAnsi="Times New Roman" w:cs="Times New Roman"/>
        </w:rPr>
        <w:t xml:space="preserve"> </w:t>
      </w:r>
      <w:r w:rsidR="009F5FB4" w:rsidRPr="00D55EB3">
        <w:rPr>
          <w:rFonts w:ascii="Times New Roman" w:hAnsi="Times New Roman" w:cs="Times New Roman"/>
          <w:vertAlign w:val="superscript"/>
        </w:rPr>
        <w:t>8</w:t>
      </w:r>
      <w:r w:rsidR="00374A22" w:rsidRPr="00D55EB3">
        <w:rPr>
          <w:rFonts w:ascii="Times New Roman" w:hAnsi="Times New Roman" w:cs="Times New Roman"/>
        </w:rPr>
        <w:t xml:space="preserve">, </w:t>
      </w:r>
      <w:r w:rsidRPr="00D55EB3">
        <w:rPr>
          <w:rFonts w:ascii="Times New Roman" w:hAnsi="Times New Roman" w:cs="Times New Roman"/>
        </w:rPr>
        <w:t>Md. Jamal Uddin</w:t>
      </w:r>
      <w:r w:rsidR="00E951B9">
        <w:rPr>
          <w:rFonts w:ascii="Times New Roman" w:hAnsi="Times New Roman" w:cs="Times New Roman"/>
        </w:rPr>
        <w:t xml:space="preserve"> </w:t>
      </w:r>
      <w:r w:rsidRPr="00D55EB3">
        <w:rPr>
          <w:rFonts w:ascii="Times New Roman" w:hAnsi="Times New Roman" w:cs="Times New Roman"/>
          <w:vertAlign w:val="superscript"/>
        </w:rPr>
        <w:t>2</w:t>
      </w:r>
      <w:r w:rsidR="00816819" w:rsidRPr="00D55EB3">
        <w:rPr>
          <w:rFonts w:ascii="Times New Roman" w:hAnsi="Times New Roman" w:cs="Times New Roman"/>
          <w:vertAlign w:val="superscript"/>
        </w:rPr>
        <w:t>,</w:t>
      </w:r>
      <w:r w:rsidR="0039360A">
        <w:rPr>
          <w:rFonts w:ascii="Times New Roman" w:hAnsi="Times New Roman" w:cs="Times New Roman"/>
          <w:vertAlign w:val="superscript"/>
        </w:rPr>
        <w:t>11</w:t>
      </w:r>
      <w:r w:rsidR="00816819" w:rsidRPr="00D55EB3">
        <w:rPr>
          <w:rFonts w:ascii="Times New Roman" w:hAnsi="Times New Roman" w:cs="Times New Roman"/>
          <w:vertAlign w:val="superscript"/>
        </w:rPr>
        <w:t>*</w:t>
      </w:r>
      <w:r w:rsidRPr="00D55EB3">
        <w:rPr>
          <w:rFonts w:ascii="Times New Roman" w:hAnsi="Times New Roman" w:cs="Times New Roman"/>
        </w:rPr>
        <w:t xml:space="preserve">, </w:t>
      </w:r>
      <w:proofErr w:type="spellStart"/>
      <w:r w:rsidRPr="00D55EB3">
        <w:rPr>
          <w:rFonts w:ascii="Times New Roman" w:hAnsi="Times New Roman" w:cs="Times New Roman"/>
        </w:rPr>
        <w:t>Alimuddin</w:t>
      </w:r>
      <w:proofErr w:type="spellEnd"/>
      <w:r w:rsidRPr="00D55EB3">
        <w:rPr>
          <w:rFonts w:ascii="Times New Roman" w:hAnsi="Times New Roman" w:cs="Times New Roman"/>
        </w:rPr>
        <w:t xml:space="preserve"> </w:t>
      </w:r>
      <w:proofErr w:type="spellStart"/>
      <w:r w:rsidRPr="00D55EB3">
        <w:rPr>
          <w:rFonts w:ascii="Times New Roman" w:hAnsi="Times New Roman" w:cs="Times New Roman"/>
        </w:rPr>
        <w:t>Zumla</w:t>
      </w:r>
      <w:proofErr w:type="spellEnd"/>
      <w:r w:rsidR="00E951B9">
        <w:rPr>
          <w:rFonts w:ascii="Times New Roman" w:hAnsi="Times New Roman" w:cs="Times New Roman"/>
        </w:rPr>
        <w:t xml:space="preserve"> </w:t>
      </w:r>
      <w:r w:rsidR="009F5FB4" w:rsidRPr="00D55EB3">
        <w:rPr>
          <w:rFonts w:ascii="Times New Roman" w:hAnsi="Times New Roman" w:cs="Times New Roman"/>
          <w:vertAlign w:val="superscript"/>
        </w:rPr>
        <w:t>9,10</w:t>
      </w:r>
      <w:r w:rsidRPr="00D55EB3">
        <w:rPr>
          <w:rFonts w:ascii="Times New Roman" w:hAnsi="Times New Roman" w:cs="Times New Roman"/>
        </w:rPr>
        <w:t>,</w:t>
      </w:r>
      <w:r w:rsidRPr="00D55EB3">
        <w:rPr>
          <w:rFonts w:ascii="Times New Roman" w:hAnsi="Times New Roman" w:cs="Times New Roman"/>
          <w:vertAlign w:val="superscript"/>
        </w:rPr>
        <w:t xml:space="preserve"> </w:t>
      </w:r>
      <w:r w:rsidRPr="00D55EB3">
        <w:rPr>
          <w:rFonts w:ascii="Times New Roman" w:hAnsi="Times New Roman" w:cs="Times New Roman"/>
        </w:rPr>
        <w:t>Richard A Kock</w:t>
      </w:r>
      <w:r w:rsidR="00E951B9">
        <w:rPr>
          <w:rFonts w:ascii="Times New Roman" w:hAnsi="Times New Roman" w:cs="Times New Roman"/>
        </w:rPr>
        <w:t xml:space="preserve"> </w:t>
      </w:r>
      <w:r w:rsidRPr="00D55EB3">
        <w:rPr>
          <w:rFonts w:ascii="Times New Roman" w:hAnsi="Times New Roman" w:cs="Times New Roman"/>
          <w:vertAlign w:val="superscript"/>
        </w:rPr>
        <w:t>1</w:t>
      </w:r>
      <w:r w:rsidRPr="00D55EB3">
        <w:rPr>
          <w:rFonts w:ascii="Times New Roman" w:hAnsi="Times New Roman" w:cs="Times New Roman"/>
        </w:rPr>
        <w:t xml:space="preserve"> </w:t>
      </w:r>
    </w:p>
    <w:p w14:paraId="610AF5F3" w14:textId="77777777" w:rsidR="00F707C0" w:rsidRPr="00BA7E40" w:rsidRDefault="00F707C0" w:rsidP="00E8439F">
      <w:pPr>
        <w:rPr>
          <w:rFonts w:ascii="Times New Roman" w:hAnsi="Times New Roman" w:cs="Times New Roman"/>
          <w:vertAlign w:val="superscript"/>
        </w:rPr>
      </w:pPr>
    </w:p>
    <w:p w14:paraId="7C8A615C" w14:textId="77777777" w:rsidR="00F707C0" w:rsidRPr="00BA7E40" w:rsidRDefault="00F707C0" w:rsidP="00E8439F">
      <w:pPr>
        <w:rPr>
          <w:rFonts w:ascii="Times New Roman" w:hAnsi="Times New Roman" w:cs="Times New Roman"/>
          <w:b/>
          <w:bCs/>
        </w:rPr>
      </w:pPr>
      <w:r w:rsidRPr="00BA7E40">
        <w:rPr>
          <w:rFonts w:ascii="Times New Roman" w:hAnsi="Times New Roman" w:cs="Times New Roman"/>
          <w:b/>
          <w:bCs/>
        </w:rPr>
        <w:t xml:space="preserve">Affiliations: </w:t>
      </w:r>
    </w:p>
    <w:p w14:paraId="63C610D0" w14:textId="77777777" w:rsidR="00F707C0" w:rsidRPr="00BA7E40" w:rsidRDefault="00F707C0" w:rsidP="00D55EB3">
      <w:pPr>
        <w:spacing w:after="0" w:line="360" w:lineRule="auto"/>
        <w:rPr>
          <w:rFonts w:ascii="Times New Roman" w:hAnsi="Times New Roman" w:cs="Times New Roman"/>
        </w:rPr>
      </w:pPr>
      <w:r w:rsidRPr="00BA7E40">
        <w:rPr>
          <w:rFonts w:ascii="Times New Roman" w:hAnsi="Times New Roman" w:cs="Times New Roman"/>
          <w:vertAlign w:val="superscript"/>
        </w:rPr>
        <w:t xml:space="preserve">1 </w:t>
      </w:r>
      <w:r w:rsidRPr="00BA7E40">
        <w:rPr>
          <w:rFonts w:ascii="Times New Roman" w:hAnsi="Times New Roman" w:cs="Times New Roman"/>
        </w:rPr>
        <w:t xml:space="preserve">The Royal Veterinary College, University of London, Hawkshead Lane, North </w:t>
      </w:r>
      <w:proofErr w:type="spellStart"/>
      <w:r w:rsidRPr="00BA7E40">
        <w:rPr>
          <w:rFonts w:ascii="Times New Roman" w:hAnsi="Times New Roman" w:cs="Times New Roman"/>
        </w:rPr>
        <w:t>Mymms</w:t>
      </w:r>
      <w:proofErr w:type="spellEnd"/>
      <w:r w:rsidRPr="00BA7E40">
        <w:rPr>
          <w:rFonts w:ascii="Times New Roman" w:hAnsi="Times New Roman" w:cs="Times New Roman"/>
        </w:rPr>
        <w:t xml:space="preserve">, Hatfield, Hertfordshire, United Kingdom </w:t>
      </w:r>
    </w:p>
    <w:p w14:paraId="407FE849" w14:textId="77777777" w:rsidR="00F707C0" w:rsidRPr="00BA7E40" w:rsidRDefault="00F707C0" w:rsidP="00D55EB3">
      <w:pPr>
        <w:spacing w:after="0" w:line="360" w:lineRule="auto"/>
        <w:rPr>
          <w:rFonts w:ascii="Times New Roman" w:hAnsi="Times New Roman" w:cs="Times New Roman"/>
        </w:rPr>
      </w:pPr>
      <w:r w:rsidRPr="00BA7E40">
        <w:rPr>
          <w:rFonts w:ascii="Times New Roman" w:hAnsi="Times New Roman" w:cs="Times New Roman"/>
          <w:vertAlign w:val="superscript"/>
        </w:rPr>
        <w:t xml:space="preserve">2 </w:t>
      </w:r>
      <w:r w:rsidRPr="00BA7E40">
        <w:rPr>
          <w:rFonts w:ascii="Times New Roman" w:hAnsi="Times New Roman" w:cs="Times New Roman"/>
        </w:rPr>
        <w:t xml:space="preserve">Department of Statistics, Shahjalal University of Science and Technology, Sylhet 3114, Bangladesh. </w:t>
      </w:r>
    </w:p>
    <w:p w14:paraId="05FF0181" w14:textId="1904BDDD" w:rsidR="00F707C0" w:rsidRPr="00BA7E40" w:rsidRDefault="00F707C0" w:rsidP="00D55EB3">
      <w:pPr>
        <w:spacing w:after="0" w:line="360" w:lineRule="auto"/>
        <w:rPr>
          <w:rFonts w:ascii="Times New Roman" w:hAnsi="Times New Roman" w:cs="Times New Roman"/>
        </w:rPr>
      </w:pPr>
      <w:r w:rsidRPr="00BA7E40">
        <w:rPr>
          <w:rFonts w:ascii="Times New Roman" w:hAnsi="Times New Roman" w:cs="Times New Roman"/>
          <w:vertAlign w:val="superscript"/>
        </w:rPr>
        <w:t xml:space="preserve">3 </w:t>
      </w:r>
      <w:r w:rsidRPr="00BA7E40">
        <w:rPr>
          <w:rFonts w:ascii="Times New Roman" w:hAnsi="Times New Roman" w:cs="Times New Roman"/>
        </w:rPr>
        <w:t>D</w:t>
      </w:r>
      <w:r w:rsidR="00FC079A">
        <w:rPr>
          <w:rFonts w:ascii="Times New Roman" w:hAnsi="Times New Roman" w:cs="Times New Roman"/>
        </w:rPr>
        <w:t xml:space="preserve">ivision </w:t>
      </w:r>
      <w:r w:rsidR="00C834C5">
        <w:rPr>
          <w:rFonts w:ascii="Times New Roman" w:hAnsi="Times New Roman" w:cs="Times New Roman"/>
        </w:rPr>
        <w:t>of Pulmonary</w:t>
      </w:r>
      <w:r w:rsidRPr="00BA7E40">
        <w:rPr>
          <w:rFonts w:ascii="Times New Roman" w:hAnsi="Times New Roman" w:cs="Times New Roman"/>
        </w:rPr>
        <w:t xml:space="preserve"> Critical Care Medicine, </w:t>
      </w:r>
      <w:r w:rsidR="00FC079A">
        <w:rPr>
          <w:rFonts w:ascii="Times New Roman" w:hAnsi="Times New Roman" w:cs="Times New Roman"/>
        </w:rPr>
        <w:t xml:space="preserve">Dell Medical School at University of Texas Austin, Texas, USA </w:t>
      </w:r>
    </w:p>
    <w:p w14:paraId="22E96232" w14:textId="77777777" w:rsidR="00F707C0" w:rsidRPr="00BA7E40" w:rsidRDefault="00F707C0" w:rsidP="00D55EB3">
      <w:pPr>
        <w:spacing w:after="0" w:line="360" w:lineRule="auto"/>
        <w:rPr>
          <w:rFonts w:ascii="Times New Roman" w:hAnsi="Times New Roman" w:cs="Times New Roman"/>
        </w:rPr>
      </w:pPr>
      <w:r w:rsidRPr="00BA7E40">
        <w:rPr>
          <w:rFonts w:ascii="Times New Roman" w:hAnsi="Times New Roman" w:cs="Times New Roman"/>
          <w:vertAlign w:val="superscript"/>
        </w:rPr>
        <w:t xml:space="preserve">4 </w:t>
      </w:r>
      <w:r w:rsidRPr="00BA7E40">
        <w:rPr>
          <w:rFonts w:ascii="Times New Roman" w:hAnsi="Times New Roman" w:cs="Times New Roman"/>
        </w:rPr>
        <w:t>Institute of Population Health Sciences, Barts and London Medical and Dental School, Queen Mary University of London, London, UK</w:t>
      </w:r>
    </w:p>
    <w:p w14:paraId="6E68D1B5" w14:textId="1BBCCDAE" w:rsidR="00F707C0" w:rsidRPr="00BA7E40" w:rsidRDefault="00F707C0" w:rsidP="00D55EB3">
      <w:pPr>
        <w:spacing w:after="0" w:line="360" w:lineRule="auto"/>
        <w:rPr>
          <w:rFonts w:ascii="Times New Roman" w:hAnsi="Times New Roman" w:cs="Times New Roman"/>
        </w:rPr>
      </w:pPr>
      <w:r w:rsidRPr="00BA7E40">
        <w:rPr>
          <w:rFonts w:ascii="Times New Roman" w:hAnsi="Times New Roman" w:cs="Times New Roman"/>
          <w:vertAlign w:val="superscript"/>
        </w:rPr>
        <w:t>5</w:t>
      </w:r>
      <w:r w:rsidRPr="00BA7E40">
        <w:rPr>
          <w:rFonts w:ascii="Times New Roman" w:hAnsi="Times New Roman" w:cs="Times New Roman"/>
        </w:rPr>
        <w:t xml:space="preserve"> Congolese Foundation for Medical Research, Brazzaville, Republic of Congo.</w:t>
      </w:r>
    </w:p>
    <w:p w14:paraId="01D62C06" w14:textId="58C30C3F" w:rsidR="00BC0810" w:rsidRPr="00BA7E40" w:rsidRDefault="00BC0810" w:rsidP="00D55EB3">
      <w:pPr>
        <w:spacing w:after="0" w:line="360" w:lineRule="auto"/>
        <w:rPr>
          <w:rFonts w:ascii="Times New Roman" w:hAnsi="Times New Roman" w:cs="Times New Roman"/>
        </w:rPr>
      </w:pPr>
      <w:r w:rsidRPr="00BA7E40">
        <w:rPr>
          <w:rFonts w:ascii="Times New Roman" w:hAnsi="Times New Roman" w:cs="Times New Roman"/>
          <w:vertAlign w:val="superscript"/>
        </w:rPr>
        <w:t>6</w:t>
      </w:r>
      <w:r w:rsidRPr="00BA7E40">
        <w:rPr>
          <w:rFonts w:ascii="Times New Roman" w:hAnsi="Times New Roman" w:cs="Times New Roman"/>
        </w:rPr>
        <w:t xml:space="preserve"> Institute for Tropical Medicine, University of Tübingen, Tübingen, Germany </w:t>
      </w:r>
    </w:p>
    <w:p w14:paraId="4641F9C6" w14:textId="4EC9F308" w:rsidR="00F707C0" w:rsidRPr="00BA7E40" w:rsidRDefault="00BC0810" w:rsidP="00D55EB3">
      <w:pPr>
        <w:spacing w:after="0" w:line="360" w:lineRule="auto"/>
        <w:rPr>
          <w:rFonts w:ascii="Times New Roman" w:hAnsi="Times New Roman" w:cs="Times New Roman"/>
        </w:rPr>
      </w:pPr>
      <w:r w:rsidRPr="00BA7E40">
        <w:rPr>
          <w:rFonts w:ascii="Times New Roman" w:hAnsi="Times New Roman" w:cs="Times New Roman"/>
          <w:vertAlign w:val="superscript"/>
        </w:rPr>
        <w:t>7</w:t>
      </w:r>
      <w:r w:rsidR="00F707C0" w:rsidRPr="00BA7E40">
        <w:rPr>
          <w:rFonts w:ascii="Times New Roman" w:hAnsi="Times New Roman" w:cs="Times New Roman"/>
        </w:rPr>
        <w:t xml:space="preserve"> Chatham House Centre for Global Health Security, Royal Institute of International Affairs, London, UK</w:t>
      </w:r>
    </w:p>
    <w:p w14:paraId="5679CF54" w14:textId="1E0CD7B6" w:rsidR="0041602A" w:rsidRPr="00BA7E40" w:rsidRDefault="00BC0810" w:rsidP="00D55EB3">
      <w:pPr>
        <w:spacing w:after="0" w:line="360" w:lineRule="auto"/>
        <w:rPr>
          <w:rFonts w:ascii="Times New Roman" w:hAnsi="Times New Roman" w:cs="Times New Roman"/>
        </w:rPr>
      </w:pPr>
      <w:r w:rsidRPr="00BA7E40">
        <w:rPr>
          <w:rFonts w:ascii="Times New Roman" w:hAnsi="Times New Roman" w:cs="Times New Roman"/>
          <w:vertAlign w:val="superscript"/>
        </w:rPr>
        <w:t>8</w:t>
      </w:r>
      <w:r w:rsidR="0041602A" w:rsidRPr="00BA7E40">
        <w:rPr>
          <w:rFonts w:ascii="Times New Roman" w:hAnsi="Times New Roman" w:cs="Times New Roman"/>
          <w:vertAlign w:val="superscript"/>
        </w:rPr>
        <w:t xml:space="preserve"> </w:t>
      </w:r>
      <w:r w:rsidR="00961BBC" w:rsidRPr="00BA7E40">
        <w:rPr>
          <w:rFonts w:ascii="Times New Roman" w:hAnsi="Times New Roman" w:cs="Times New Roman"/>
        </w:rPr>
        <w:t xml:space="preserve">School of Community Health Science, </w:t>
      </w:r>
      <w:proofErr w:type="spellStart"/>
      <w:r w:rsidR="0041602A" w:rsidRPr="00BA7E40">
        <w:rPr>
          <w:rFonts w:ascii="Times New Roman" w:hAnsi="Times New Roman" w:cs="Times New Roman"/>
        </w:rPr>
        <w:t>Njala</w:t>
      </w:r>
      <w:proofErr w:type="spellEnd"/>
      <w:r w:rsidR="0041602A" w:rsidRPr="00BA7E40">
        <w:rPr>
          <w:rFonts w:ascii="Times New Roman" w:hAnsi="Times New Roman" w:cs="Times New Roman"/>
        </w:rPr>
        <w:t xml:space="preserve"> University, </w:t>
      </w:r>
      <w:r w:rsidR="006747D7" w:rsidRPr="00BA7E40">
        <w:rPr>
          <w:rFonts w:ascii="Times New Roman" w:hAnsi="Times New Roman" w:cs="Times New Roman"/>
        </w:rPr>
        <w:t xml:space="preserve">Bo </w:t>
      </w:r>
      <w:r w:rsidR="00D467FF" w:rsidRPr="00BA7E40">
        <w:rPr>
          <w:rFonts w:ascii="Times New Roman" w:hAnsi="Times New Roman" w:cs="Times New Roman"/>
        </w:rPr>
        <w:t>Campus</w:t>
      </w:r>
      <w:r w:rsidR="006747D7" w:rsidRPr="00BA7E40">
        <w:rPr>
          <w:rFonts w:ascii="Times New Roman" w:hAnsi="Times New Roman" w:cs="Times New Roman"/>
        </w:rPr>
        <w:t>,</w:t>
      </w:r>
      <w:r w:rsidR="00262DA6" w:rsidRPr="00BA7E40">
        <w:rPr>
          <w:rFonts w:ascii="Times New Roman" w:hAnsi="Times New Roman" w:cs="Times New Roman"/>
        </w:rPr>
        <w:t xml:space="preserve"> </w:t>
      </w:r>
      <w:r w:rsidR="0041602A" w:rsidRPr="00BA7E40">
        <w:rPr>
          <w:rFonts w:ascii="Times New Roman" w:hAnsi="Times New Roman" w:cs="Times New Roman"/>
        </w:rPr>
        <w:t>Sierra Leone</w:t>
      </w:r>
    </w:p>
    <w:p w14:paraId="0213922E" w14:textId="6E83C6B2" w:rsidR="000067D5" w:rsidRDefault="00BC0810" w:rsidP="00D55EB3">
      <w:pPr>
        <w:spacing w:after="0" w:line="360" w:lineRule="auto"/>
        <w:rPr>
          <w:rFonts w:ascii="Times New Roman" w:hAnsi="Times New Roman" w:cs="Times New Roman"/>
        </w:rPr>
      </w:pPr>
      <w:r w:rsidRPr="00BA7E40">
        <w:rPr>
          <w:rFonts w:ascii="Times New Roman" w:hAnsi="Times New Roman" w:cs="Times New Roman"/>
          <w:vertAlign w:val="superscript"/>
        </w:rPr>
        <w:t>9</w:t>
      </w:r>
      <w:r w:rsidR="00F707C0" w:rsidRPr="00BA7E40">
        <w:rPr>
          <w:rFonts w:ascii="Times New Roman" w:hAnsi="Times New Roman" w:cs="Times New Roman"/>
        </w:rPr>
        <w:t xml:space="preserve"> Division of Infection and Immunity, Centre for Clinical Microbiology, University College London, </w:t>
      </w:r>
      <w:r w:rsidR="001418DB" w:rsidRPr="00BA7E40">
        <w:rPr>
          <w:rFonts w:ascii="Times New Roman" w:hAnsi="Times New Roman" w:cs="Times New Roman"/>
          <w:vertAlign w:val="superscript"/>
        </w:rPr>
        <w:t>10</w:t>
      </w:r>
      <w:r w:rsidR="001418DB" w:rsidRPr="00BA7E40">
        <w:rPr>
          <w:rFonts w:ascii="Times New Roman" w:hAnsi="Times New Roman" w:cs="Times New Roman"/>
        </w:rPr>
        <w:t xml:space="preserve"> </w:t>
      </w:r>
      <w:r w:rsidR="00F707C0" w:rsidRPr="00BA7E40">
        <w:rPr>
          <w:rFonts w:ascii="Times New Roman" w:hAnsi="Times New Roman" w:cs="Times New Roman"/>
        </w:rPr>
        <w:t xml:space="preserve">NIHR-BRC, </w:t>
      </w:r>
      <w:r w:rsidR="009C0269" w:rsidRPr="00BA7E40">
        <w:rPr>
          <w:rFonts w:ascii="Times New Roman" w:hAnsi="Times New Roman" w:cs="Times New Roman"/>
        </w:rPr>
        <w:t xml:space="preserve">University </w:t>
      </w:r>
      <w:r w:rsidR="00F707C0" w:rsidRPr="00BA7E40">
        <w:rPr>
          <w:rFonts w:ascii="Times New Roman" w:hAnsi="Times New Roman" w:cs="Times New Roman"/>
        </w:rPr>
        <w:t>C</w:t>
      </w:r>
      <w:r w:rsidR="009C0269" w:rsidRPr="00BA7E40">
        <w:rPr>
          <w:rFonts w:ascii="Times New Roman" w:hAnsi="Times New Roman" w:cs="Times New Roman"/>
        </w:rPr>
        <w:t xml:space="preserve">ollege </w:t>
      </w:r>
      <w:r w:rsidR="00F707C0" w:rsidRPr="00BA7E40">
        <w:rPr>
          <w:rFonts w:ascii="Times New Roman" w:hAnsi="Times New Roman" w:cs="Times New Roman"/>
        </w:rPr>
        <w:t>L</w:t>
      </w:r>
      <w:r w:rsidR="009C0269" w:rsidRPr="00BA7E40">
        <w:rPr>
          <w:rFonts w:ascii="Times New Roman" w:hAnsi="Times New Roman" w:cs="Times New Roman"/>
        </w:rPr>
        <w:t>ondon</w:t>
      </w:r>
      <w:r w:rsidR="00F707C0" w:rsidRPr="00BA7E40">
        <w:rPr>
          <w:rFonts w:ascii="Times New Roman" w:hAnsi="Times New Roman" w:cs="Times New Roman"/>
        </w:rPr>
        <w:t xml:space="preserve"> Hospitals, London, United Kingdom.</w:t>
      </w:r>
    </w:p>
    <w:p w14:paraId="17516D3F" w14:textId="1F6FB1E8" w:rsidR="0039360A" w:rsidRPr="0039360A" w:rsidRDefault="0039360A" w:rsidP="0039360A">
      <w:pPr>
        <w:spacing w:afterLines="160" w:after="384" w:line="360" w:lineRule="auto"/>
        <w:rPr>
          <w:rFonts w:ascii="Times New Roman" w:hAnsi="Times New Roman" w:cs="Times New Roman"/>
        </w:rPr>
      </w:pPr>
      <w:r w:rsidRPr="0039360A">
        <w:rPr>
          <w:rFonts w:ascii="Times New Roman" w:hAnsi="Times New Roman" w:cs="Times New Roman"/>
          <w:vertAlign w:val="superscript"/>
        </w:rPr>
        <w:t>11</w:t>
      </w:r>
      <w:r w:rsidR="000F7407">
        <w:rPr>
          <w:rFonts w:ascii="Times New Roman" w:hAnsi="Times New Roman" w:cs="Times New Roman"/>
          <w:vertAlign w:val="superscript"/>
        </w:rPr>
        <w:t xml:space="preserve"> </w:t>
      </w:r>
      <w:r w:rsidRPr="0039360A">
        <w:rPr>
          <w:rFonts w:ascii="Times New Roman" w:hAnsi="Times New Roman" w:cs="Times New Roman"/>
        </w:rPr>
        <w:t>Department of General Educational and Development, Daffodil International University, Dhaka, Bangladesh</w:t>
      </w:r>
    </w:p>
    <w:p w14:paraId="35E06CBC" w14:textId="6B986A9A" w:rsidR="007513D2" w:rsidRPr="00DA49B6" w:rsidRDefault="007513D2" w:rsidP="007513D2">
      <w:pPr>
        <w:spacing w:after="0" w:line="360" w:lineRule="auto"/>
        <w:rPr>
          <w:rFonts w:ascii="Times New Roman" w:hAnsi="Times New Roman" w:cs="Times New Roman"/>
        </w:rPr>
      </w:pPr>
      <w:r w:rsidRPr="00DA49B6">
        <w:rPr>
          <w:rFonts w:ascii="Times New Roman" w:hAnsi="Times New Roman" w:cs="Times New Roman"/>
          <w:b/>
          <w:bCs/>
        </w:rPr>
        <w:t>Keywords:</w:t>
      </w:r>
      <w:r w:rsidRPr="00DA49B6">
        <w:rPr>
          <w:rFonts w:ascii="Times New Roman" w:hAnsi="Times New Roman" w:cs="Times New Roman"/>
        </w:rPr>
        <w:t xml:space="preserve"> COVID-19, SARS-CoV-2, Case-fatality r</w:t>
      </w:r>
      <w:r w:rsidR="00C018C6">
        <w:rPr>
          <w:rFonts w:ascii="Times New Roman" w:hAnsi="Times New Roman" w:cs="Times New Roman"/>
        </w:rPr>
        <w:t>atio</w:t>
      </w:r>
      <w:r w:rsidRPr="00DA49B6">
        <w:rPr>
          <w:rFonts w:ascii="Times New Roman" w:hAnsi="Times New Roman" w:cs="Times New Roman"/>
        </w:rPr>
        <w:t>, Vaccine equity, Variants of Concern</w:t>
      </w:r>
      <w:r>
        <w:rPr>
          <w:rFonts w:ascii="Times New Roman" w:hAnsi="Times New Roman" w:cs="Times New Roman"/>
        </w:rPr>
        <w:t xml:space="preserve"> (VOC)</w:t>
      </w:r>
      <w:r w:rsidRPr="00DA49B6">
        <w:rPr>
          <w:rFonts w:ascii="Times New Roman" w:hAnsi="Times New Roman" w:cs="Times New Roman"/>
        </w:rPr>
        <w:t xml:space="preserve"> </w:t>
      </w:r>
    </w:p>
    <w:p w14:paraId="5ABC0AB1" w14:textId="67FE0FF9" w:rsidR="000067D5" w:rsidRPr="00BA7E40" w:rsidRDefault="000067D5" w:rsidP="00E8439F">
      <w:pPr>
        <w:rPr>
          <w:rFonts w:ascii="Times New Roman" w:hAnsi="Times New Roman" w:cs="Times New Roman"/>
        </w:rPr>
      </w:pPr>
    </w:p>
    <w:p w14:paraId="18B7B460" w14:textId="033CB5B3" w:rsidR="00C522AC" w:rsidRDefault="00C522AC" w:rsidP="00E8439F">
      <w:pPr>
        <w:rPr>
          <w:rFonts w:ascii="Times New Roman" w:hAnsi="Times New Roman" w:cs="Times New Roman"/>
          <w:shd w:val="clear" w:color="auto" w:fill="FFFFFF"/>
        </w:rPr>
      </w:pPr>
      <w:r w:rsidRPr="00BA7E40">
        <w:rPr>
          <w:rFonts w:ascii="Times New Roman" w:hAnsi="Times New Roman" w:cs="Times New Roman"/>
          <w:shd w:val="clear" w:color="auto" w:fill="FFFFFF"/>
        </w:rPr>
        <w:t xml:space="preserve">† These authors contributed equally </w:t>
      </w:r>
    </w:p>
    <w:p w14:paraId="4B133C43" w14:textId="72C43247" w:rsidR="00114B62" w:rsidRPr="00BA7E40" w:rsidRDefault="00114B62" w:rsidP="00E8439F">
      <w:pPr>
        <w:rPr>
          <w:rFonts w:ascii="Times New Roman" w:hAnsi="Times New Roman" w:cs="Times New Roman"/>
          <w:shd w:val="clear" w:color="auto" w:fill="FFFFFF"/>
        </w:rPr>
      </w:pPr>
      <w:r>
        <w:rPr>
          <w:rFonts w:ascii="Times New Roman" w:hAnsi="Times New Roman" w:cs="Times New Roman"/>
          <w:shd w:val="clear" w:color="auto" w:fill="FFFFFF"/>
        </w:rPr>
        <w:t xml:space="preserve">± Current address: School of Life Sciences, </w:t>
      </w:r>
      <w:proofErr w:type="spellStart"/>
      <w:r>
        <w:rPr>
          <w:rFonts w:ascii="Times New Roman" w:hAnsi="Times New Roman" w:cs="Times New Roman"/>
          <w:shd w:val="clear" w:color="auto" w:fill="FFFFFF"/>
        </w:rPr>
        <w:t>Keele</w:t>
      </w:r>
      <w:proofErr w:type="spellEnd"/>
      <w:r>
        <w:rPr>
          <w:rFonts w:ascii="Times New Roman" w:hAnsi="Times New Roman" w:cs="Times New Roman"/>
          <w:shd w:val="clear" w:color="auto" w:fill="FFFFFF"/>
        </w:rPr>
        <w:t xml:space="preserve"> university, </w:t>
      </w:r>
      <w:r w:rsidR="00835EB2">
        <w:rPr>
          <w:rFonts w:ascii="Times New Roman" w:hAnsi="Times New Roman" w:cs="Times New Roman"/>
          <w:shd w:val="clear" w:color="auto" w:fill="FFFFFF"/>
        </w:rPr>
        <w:t xml:space="preserve">Staffordshire, United Kingdom </w:t>
      </w:r>
      <w:r>
        <w:rPr>
          <w:rFonts w:ascii="Times New Roman" w:hAnsi="Times New Roman" w:cs="Times New Roman"/>
          <w:shd w:val="clear" w:color="auto" w:fill="FFFFFF"/>
        </w:rPr>
        <w:t xml:space="preserve"> </w:t>
      </w:r>
    </w:p>
    <w:p w14:paraId="7CD36AE2" w14:textId="77777777" w:rsidR="00C522AC" w:rsidRPr="00BA7E40" w:rsidRDefault="00C522AC" w:rsidP="00E8439F">
      <w:pPr>
        <w:rPr>
          <w:rFonts w:ascii="Times New Roman" w:hAnsi="Times New Roman" w:cs="Times New Roman"/>
        </w:rPr>
      </w:pPr>
    </w:p>
    <w:p w14:paraId="70A59618" w14:textId="43DB9A52" w:rsidR="00F707C0" w:rsidRPr="00BA7E40" w:rsidRDefault="00816819" w:rsidP="00E8439F">
      <w:pPr>
        <w:rPr>
          <w:rFonts w:ascii="Times New Roman" w:hAnsi="Times New Roman" w:cs="Times New Roman"/>
        </w:rPr>
      </w:pPr>
      <w:r w:rsidRPr="00BA7E40">
        <w:rPr>
          <w:rFonts w:ascii="Times New Roman" w:hAnsi="Times New Roman" w:cs="Times New Roman"/>
        </w:rPr>
        <w:t>*Corresponding author</w:t>
      </w:r>
    </w:p>
    <w:p w14:paraId="26527978" w14:textId="241E0277" w:rsidR="00816819" w:rsidRPr="00BA7E40" w:rsidRDefault="00816819" w:rsidP="00E8439F">
      <w:pPr>
        <w:spacing w:after="0" w:line="240" w:lineRule="auto"/>
        <w:rPr>
          <w:rFonts w:ascii="Times New Roman" w:hAnsi="Times New Roman" w:cs="Times New Roman"/>
        </w:rPr>
      </w:pPr>
      <w:r w:rsidRPr="00BA7E40">
        <w:rPr>
          <w:rFonts w:ascii="Times New Roman" w:hAnsi="Times New Roman" w:cs="Times New Roman"/>
        </w:rPr>
        <w:t>Corresponding author address:</w:t>
      </w:r>
    </w:p>
    <w:p w14:paraId="5E7E87DC" w14:textId="77777777" w:rsidR="00816819" w:rsidRPr="00BA7E40" w:rsidRDefault="00816819" w:rsidP="00E8439F">
      <w:pPr>
        <w:spacing w:after="0" w:line="240" w:lineRule="auto"/>
        <w:rPr>
          <w:rFonts w:ascii="Times New Roman" w:hAnsi="Times New Roman" w:cs="Times New Roman"/>
        </w:rPr>
      </w:pPr>
      <w:r w:rsidRPr="00BA7E40">
        <w:rPr>
          <w:rFonts w:ascii="Times New Roman" w:hAnsi="Times New Roman" w:cs="Times New Roman"/>
        </w:rPr>
        <w:t xml:space="preserve">Department of Statistics, </w:t>
      </w:r>
    </w:p>
    <w:p w14:paraId="1C9E4D97" w14:textId="77777777" w:rsidR="00816819" w:rsidRPr="00BA7E40" w:rsidRDefault="00816819" w:rsidP="00E8439F">
      <w:pPr>
        <w:spacing w:after="0" w:line="240" w:lineRule="auto"/>
        <w:rPr>
          <w:rFonts w:ascii="Times New Roman" w:hAnsi="Times New Roman" w:cs="Times New Roman"/>
        </w:rPr>
      </w:pPr>
      <w:r w:rsidRPr="00BA7E40">
        <w:rPr>
          <w:rFonts w:ascii="Times New Roman" w:hAnsi="Times New Roman" w:cs="Times New Roman"/>
        </w:rPr>
        <w:t>Shahjalal University of Science and Technology,</w:t>
      </w:r>
    </w:p>
    <w:p w14:paraId="395E009B" w14:textId="00136370" w:rsidR="00816819" w:rsidRPr="00BA7E40" w:rsidRDefault="00816819" w:rsidP="00E8439F">
      <w:pPr>
        <w:spacing w:after="0" w:line="240" w:lineRule="auto"/>
        <w:rPr>
          <w:rFonts w:ascii="Times New Roman" w:hAnsi="Times New Roman" w:cs="Times New Roman"/>
        </w:rPr>
      </w:pPr>
      <w:r w:rsidRPr="00BA7E40">
        <w:rPr>
          <w:rFonts w:ascii="Times New Roman" w:hAnsi="Times New Roman" w:cs="Times New Roman"/>
        </w:rPr>
        <w:t xml:space="preserve"> Sylhet 3114, Bangladesh.</w:t>
      </w:r>
    </w:p>
    <w:p w14:paraId="02DA8167" w14:textId="01280358" w:rsidR="00816819" w:rsidRPr="00BA7E40" w:rsidRDefault="00816819" w:rsidP="00E8439F">
      <w:pPr>
        <w:spacing w:after="0" w:line="240" w:lineRule="auto"/>
        <w:rPr>
          <w:rFonts w:ascii="Times New Roman" w:hAnsi="Times New Roman" w:cs="Times New Roman"/>
        </w:rPr>
      </w:pPr>
      <w:r w:rsidRPr="00BA7E40">
        <w:rPr>
          <w:rFonts w:ascii="Times New Roman" w:hAnsi="Times New Roman" w:cs="Times New Roman"/>
        </w:rPr>
        <w:t>E-mail: jamal-sta@sust.edu</w:t>
      </w:r>
    </w:p>
    <w:p w14:paraId="1CD7FEE1" w14:textId="77777777" w:rsidR="002A27BC" w:rsidRDefault="002A27BC" w:rsidP="00E8439F">
      <w:pPr>
        <w:rPr>
          <w:rFonts w:ascii="Times New Roman" w:hAnsi="Times New Roman" w:cs="Times New Roman"/>
          <w:b/>
          <w:bCs/>
        </w:rPr>
      </w:pPr>
      <w:r>
        <w:rPr>
          <w:rFonts w:ascii="Times New Roman" w:hAnsi="Times New Roman" w:cs="Times New Roman"/>
          <w:b/>
          <w:bCs/>
        </w:rPr>
        <w:br w:type="page"/>
      </w:r>
    </w:p>
    <w:p w14:paraId="0BAD7F50" w14:textId="5DCF031A" w:rsidR="0012274D" w:rsidRPr="00BA7E40" w:rsidRDefault="00666B73" w:rsidP="0066351F">
      <w:pPr>
        <w:spacing w:after="0" w:line="480" w:lineRule="auto"/>
        <w:rPr>
          <w:rFonts w:ascii="Times New Roman" w:hAnsi="Times New Roman" w:cs="Times New Roman"/>
          <w:b/>
          <w:bCs/>
        </w:rPr>
      </w:pPr>
      <w:r>
        <w:rPr>
          <w:rFonts w:ascii="Times New Roman" w:hAnsi="Times New Roman" w:cs="Times New Roman"/>
          <w:b/>
          <w:bCs/>
        </w:rPr>
        <w:lastRenderedPageBreak/>
        <w:t xml:space="preserve">Abstract </w:t>
      </w:r>
    </w:p>
    <w:p w14:paraId="58930BDF" w14:textId="61605A56" w:rsidR="00C302C4" w:rsidRPr="00E036C1" w:rsidRDefault="00C302C4" w:rsidP="0066351F">
      <w:pPr>
        <w:spacing w:after="0" w:line="480" w:lineRule="auto"/>
        <w:rPr>
          <w:rFonts w:ascii="Times New Roman" w:hAnsi="Times New Roman" w:cs="Times New Roman"/>
          <w:b/>
          <w:bCs/>
        </w:rPr>
      </w:pPr>
      <w:r w:rsidRPr="00E036C1">
        <w:rPr>
          <w:rFonts w:ascii="Times New Roman" w:hAnsi="Times New Roman" w:cs="Times New Roman"/>
          <w:b/>
          <w:bCs/>
        </w:rPr>
        <w:t>Objective</w:t>
      </w:r>
      <w:r w:rsidR="003872BD" w:rsidRPr="00E036C1">
        <w:rPr>
          <w:rFonts w:ascii="Times New Roman" w:hAnsi="Times New Roman" w:cs="Times New Roman"/>
          <w:b/>
          <w:bCs/>
        </w:rPr>
        <w:t>s</w:t>
      </w:r>
      <w:r w:rsidRPr="00E036C1">
        <w:rPr>
          <w:rFonts w:ascii="Times New Roman" w:hAnsi="Times New Roman" w:cs="Times New Roman"/>
          <w:b/>
          <w:bCs/>
        </w:rPr>
        <w:t xml:space="preserve">: </w:t>
      </w:r>
    </w:p>
    <w:p w14:paraId="15457F5C" w14:textId="4DCE2C8B" w:rsidR="002B5A3F" w:rsidRDefault="0026489D" w:rsidP="0066351F">
      <w:pPr>
        <w:spacing w:after="0" w:line="480" w:lineRule="auto"/>
        <w:rPr>
          <w:rFonts w:ascii="Times New Roman" w:hAnsi="Times New Roman" w:cs="Times New Roman"/>
        </w:rPr>
      </w:pPr>
      <w:r w:rsidRPr="00BA7E40">
        <w:rPr>
          <w:rFonts w:ascii="Times New Roman" w:hAnsi="Times New Roman" w:cs="Times New Roman"/>
        </w:rPr>
        <w:t xml:space="preserve">We compared the global reported cumulative case-fatality </w:t>
      </w:r>
      <w:r w:rsidR="001A79A4">
        <w:rPr>
          <w:rFonts w:ascii="Times New Roman" w:hAnsi="Times New Roman" w:cs="Times New Roman"/>
        </w:rPr>
        <w:t>ratio</w:t>
      </w:r>
      <w:r w:rsidRPr="00BA7E40">
        <w:rPr>
          <w:rFonts w:ascii="Times New Roman" w:hAnsi="Times New Roman" w:cs="Times New Roman"/>
        </w:rPr>
        <w:t xml:space="preserve"> (</w:t>
      </w:r>
      <w:proofErr w:type="spellStart"/>
      <w:r>
        <w:rPr>
          <w:rFonts w:ascii="Times New Roman" w:hAnsi="Times New Roman" w:cs="Times New Roman"/>
        </w:rPr>
        <w:t>r</w:t>
      </w:r>
      <w:r w:rsidRPr="00BA7E40">
        <w:rPr>
          <w:rFonts w:ascii="Times New Roman" w:hAnsi="Times New Roman" w:cs="Times New Roman"/>
        </w:rPr>
        <w:t>CFR</w:t>
      </w:r>
      <w:proofErr w:type="spellEnd"/>
      <w:r w:rsidRPr="00BA7E40">
        <w:rPr>
          <w:rFonts w:ascii="Times New Roman" w:hAnsi="Times New Roman" w:cs="Times New Roman"/>
        </w:rPr>
        <w:t xml:space="preserve">) </w:t>
      </w:r>
      <w:r>
        <w:rPr>
          <w:rFonts w:ascii="Times New Roman" w:hAnsi="Times New Roman" w:cs="Times New Roman"/>
        </w:rPr>
        <w:t xml:space="preserve">and excess mortality </w:t>
      </w:r>
      <w:r w:rsidRPr="00BA7E40">
        <w:rPr>
          <w:rFonts w:ascii="Times New Roman" w:hAnsi="Times New Roman" w:cs="Times New Roman"/>
        </w:rPr>
        <w:t xml:space="preserve">between </w:t>
      </w:r>
      <w:r>
        <w:rPr>
          <w:rFonts w:ascii="Times New Roman" w:hAnsi="Times New Roman" w:cs="Times New Roman"/>
        </w:rPr>
        <w:t>t</w:t>
      </w:r>
      <w:r w:rsidRPr="00BA7E40">
        <w:rPr>
          <w:rFonts w:ascii="Times New Roman" w:hAnsi="Times New Roman" w:cs="Times New Roman"/>
        </w:rPr>
        <w:t xml:space="preserve">op-20 countries with </w:t>
      </w:r>
      <w:r>
        <w:rPr>
          <w:rFonts w:ascii="Times New Roman" w:hAnsi="Times New Roman" w:cs="Times New Roman"/>
        </w:rPr>
        <w:t xml:space="preserve">COVID-19 </w:t>
      </w:r>
      <w:r w:rsidRPr="00BA7E40">
        <w:rPr>
          <w:rFonts w:ascii="Times New Roman" w:hAnsi="Times New Roman" w:cs="Times New Roman"/>
        </w:rPr>
        <w:t xml:space="preserve">vaccination </w:t>
      </w:r>
      <w:r>
        <w:rPr>
          <w:rFonts w:ascii="Times New Roman" w:hAnsi="Times New Roman" w:cs="Times New Roman"/>
        </w:rPr>
        <w:t>rates</w:t>
      </w:r>
      <w:r w:rsidR="00272BF2">
        <w:rPr>
          <w:rFonts w:ascii="Times New Roman" w:hAnsi="Times New Roman" w:cs="Times New Roman"/>
        </w:rPr>
        <w:t xml:space="preserve">, </w:t>
      </w:r>
      <w:r w:rsidRPr="00BA7E40">
        <w:rPr>
          <w:rFonts w:ascii="Times New Roman" w:hAnsi="Times New Roman" w:cs="Times New Roman"/>
        </w:rPr>
        <w:t>the rest of the world</w:t>
      </w:r>
      <w:r>
        <w:rPr>
          <w:rFonts w:ascii="Times New Roman" w:hAnsi="Times New Roman" w:cs="Times New Roman"/>
        </w:rPr>
        <w:t xml:space="preserve"> and Sub-Saharan Africa (SSA) </w:t>
      </w:r>
      <w:r w:rsidRPr="00BA7E40">
        <w:rPr>
          <w:rFonts w:ascii="Times New Roman" w:hAnsi="Times New Roman" w:cs="Times New Roman"/>
        </w:rPr>
        <w:t>before and after commencement of vaccination program</w:t>
      </w:r>
      <w:r>
        <w:rPr>
          <w:rFonts w:ascii="Times New Roman" w:hAnsi="Times New Roman" w:cs="Times New Roman"/>
        </w:rPr>
        <w:t>me</w:t>
      </w:r>
      <w:r w:rsidRPr="00BA7E40">
        <w:rPr>
          <w:rFonts w:ascii="Times New Roman" w:hAnsi="Times New Roman" w:cs="Times New Roman"/>
        </w:rPr>
        <w:t>s.</w:t>
      </w:r>
      <w:r>
        <w:rPr>
          <w:rFonts w:ascii="Times New Roman" w:hAnsi="Times New Roman" w:cs="Times New Roman"/>
        </w:rPr>
        <w:t xml:space="preserve"> </w:t>
      </w:r>
    </w:p>
    <w:p w14:paraId="798FA1F1" w14:textId="700DDF5C" w:rsidR="00DC62FE" w:rsidRPr="00D95D72" w:rsidRDefault="00DC62FE" w:rsidP="00DC62FE">
      <w:pPr>
        <w:spacing w:after="0" w:line="480" w:lineRule="auto"/>
        <w:rPr>
          <w:rFonts w:ascii="Times New Roman" w:hAnsi="Times New Roman" w:cs="Times New Roman"/>
          <w:b/>
          <w:bCs/>
        </w:rPr>
      </w:pPr>
      <w:r w:rsidRPr="00D95D72">
        <w:rPr>
          <w:rFonts w:ascii="Times New Roman" w:hAnsi="Times New Roman" w:cs="Times New Roman"/>
          <w:b/>
          <w:bCs/>
        </w:rPr>
        <w:t xml:space="preserve">Methods: </w:t>
      </w:r>
    </w:p>
    <w:p w14:paraId="5F3EC4D4" w14:textId="689A45F2" w:rsidR="00DC62FE" w:rsidRDefault="00DC62FE" w:rsidP="00DC62FE">
      <w:pPr>
        <w:spacing w:after="0" w:line="480" w:lineRule="auto"/>
        <w:rPr>
          <w:rFonts w:ascii="Times New Roman" w:hAnsi="Times New Roman" w:cs="Times New Roman"/>
        </w:rPr>
      </w:pPr>
      <w:r>
        <w:rPr>
          <w:rFonts w:ascii="Times New Roman" w:hAnsi="Times New Roman" w:cs="Times New Roman"/>
        </w:rPr>
        <w:t xml:space="preserve">We performed time series model </w:t>
      </w:r>
      <w:r w:rsidR="00623918">
        <w:rPr>
          <w:rFonts w:ascii="Times New Roman" w:hAnsi="Times New Roman" w:cs="Times New Roman"/>
        </w:rPr>
        <w:t xml:space="preserve">to understand the trend of CFR over time and performed </w:t>
      </w:r>
      <w:r w:rsidR="00CD234F" w:rsidRPr="00BA7E40">
        <w:rPr>
          <w:rFonts w:ascii="Times New Roman" w:hAnsi="Times New Roman" w:cs="Times New Roman"/>
          <w:shd w:val="clear" w:color="auto" w:fill="FFFFFF"/>
        </w:rPr>
        <w:t>generalized linear mixed model</w:t>
      </w:r>
      <w:r w:rsidR="00CD234F">
        <w:rPr>
          <w:rFonts w:ascii="Times New Roman" w:hAnsi="Times New Roman" w:cs="Times New Roman"/>
          <w:shd w:val="clear" w:color="auto" w:fill="FFFFFF"/>
        </w:rPr>
        <w:t xml:space="preserve"> to understand role of vaccination on CFR. </w:t>
      </w:r>
    </w:p>
    <w:p w14:paraId="0FC6B894" w14:textId="77777777" w:rsidR="002B5A3F" w:rsidRPr="00122EE8" w:rsidRDefault="002B5A3F" w:rsidP="0066351F">
      <w:pPr>
        <w:spacing w:after="0" w:line="480" w:lineRule="auto"/>
        <w:rPr>
          <w:rFonts w:ascii="Times New Roman" w:hAnsi="Times New Roman" w:cs="Times New Roman"/>
          <w:b/>
          <w:bCs/>
        </w:rPr>
      </w:pPr>
      <w:r w:rsidRPr="00122EE8">
        <w:rPr>
          <w:rFonts w:ascii="Times New Roman" w:hAnsi="Times New Roman" w:cs="Times New Roman"/>
          <w:b/>
          <w:bCs/>
        </w:rPr>
        <w:t xml:space="preserve">Results: </w:t>
      </w:r>
    </w:p>
    <w:p w14:paraId="0E74DD97" w14:textId="17D23E38" w:rsidR="003673A8" w:rsidRDefault="0080292F" w:rsidP="0066351F">
      <w:pPr>
        <w:spacing w:after="0" w:line="480" w:lineRule="auto"/>
        <w:rPr>
          <w:rFonts w:ascii="Times New Roman" w:hAnsi="Times New Roman" w:cs="Times New Roman"/>
        </w:rPr>
      </w:pPr>
      <w:r>
        <w:rPr>
          <w:rFonts w:ascii="Times New Roman" w:hAnsi="Times New Roman" w:cs="Times New Roman"/>
        </w:rPr>
        <w:t xml:space="preserve">By </w:t>
      </w:r>
      <w:ins w:id="1" w:author="Mohammad Nayeem Hasan" w:date="2023-01-11T13:42:00Z">
        <w:r w:rsidR="00E541BA">
          <w:rPr>
            <w:rFonts w:ascii="Times New Roman" w:hAnsi="Times New Roman" w:cs="Times New Roman"/>
          </w:rPr>
          <w:t>31</w:t>
        </w:r>
      </w:ins>
      <w:del w:id="2" w:author="Mohammad Nayeem Hasan" w:date="2023-01-11T13:42:00Z">
        <w:r w:rsidDel="00E541BA">
          <w:rPr>
            <w:rFonts w:ascii="Times New Roman" w:hAnsi="Times New Roman" w:cs="Times New Roman"/>
          </w:rPr>
          <w:delText>31</w:delText>
        </w:r>
      </w:del>
      <w:r w:rsidRPr="00211530">
        <w:rPr>
          <w:rFonts w:ascii="Times New Roman" w:hAnsi="Times New Roman" w:cs="Times New Roman"/>
        </w:rPr>
        <w:t xml:space="preserve"> </w:t>
      </w:r>
      <w:ins w:id="3" w:author="Mohammad Nayeem Hasan" w:date="2023-01-11T13:42:00Z">
        <w:r w:rsidR="00E541BA">
          <w:rPr>
            <w:rFonts w:ascii="Times New Roman" w:hAnsi="Times New Roman" w:cs="Times New Roman"/>
          </w:rPr>
          <w:t>December</w:t>
        </w:r>
      </w:ins>
      <w:del w:id="4" w:author="Mohammad Nayeem Hasan" w:date="2023-01-11T13:42:00Z">
        <w:r w:rsidDel="00E541BA">
          <w:rPr>
            <w:rFonts w:ascii="Times New Roman" w:hAnsi="Times New Roman" w:cs="Times New Roman"/>
          </w:rPr>
          <w:delText>August</w:delText>
        </w:r>
      </w:del>
      <w:r w:rsidRPr="00211530">
        <w:rPr>
          <w:rFonts w:ascii="Times New Roman" w:hAnsi="Times New Roman" w:cs="Times New Roman"/>
        </w:rPr>
        <w:t xml:space="preserve"> 2022</w:t>
      </w:r>
      <w:r>
        <w:rPr>
          <w:rFonts w:ascii="Times New Roman" w:hAnsi="Times New Roman" w:cs="Times New Roman"/>
        </w:rPr>
        <w:t xml:space="preserve">, </w:t>
      </w:r>
      <w:r w:rsidR="0026489D" w:rsidRPr="000F5439">
        <w:rPr>
          <w:rFonts w:ascii="Times New Roman" w:hAnsi="Times New Roman" w:cs="Times New Roman"/>
        </w:rPr>
        <w:t>on average 2</w:t>
      </w:r>
      <w:ins w:id="5" w:author="Mohammad Nayeem Hasan" w:date="2023-01-11T13:46:00Z">
        <w:r w:rsidR="004E3BBF">
          <w:rPr>
            <w:rFonts w:ascii="Times New Roman" w:hAnsi="Times New Roman" w:cs="Times New Roman"/>
          </w:rPr>
          <w:t>50</w:t>
        </w:r>
      </w:ins>
      <w:del w:id="6" w:author="Mohammad Nayeem Hasan" w:date="2023-01-11T13:46:00Z">
        <w:r w:rsidR="001515A0" w:rsidDel="004E3BBF">
          <w:rPr>
            <w:rFonts w:ascii="Times New Roman" w:hAnsi="Times New Roman" w:cs="Times New Roman"/>
          </w:rPr>
          <w:delText>46</w:delText>
        </w:r>
      </w:del>
      <w:r w:rsidR="001515A0">
        <w:rPr>
          <w:rFonts w:ascii="Times New Roman" w:hAnsi="Times New Roman" w:cs="Times New Roman"/>
        </w:rPr>
        <w:t>.2</w:t>
      </w:r>
      <w:r w:rsidR="0026489D" w:rsidRPr="000F5439">
        <w:rPr>
          <w:rFonts w:ascii="Times New Roman" w:hAnsi="Times New Roman" w:cs="Times New Roman"/>
        </w:rPr>
        <w:t xml:space="preserve"> </w:t>
      </w:r>
      <w:r w:rsidR="0026489D" w:rsidRPr="00211530">
        <w:rPr>
          <w:rFonts w:ascii="Times New Roman" w:hAnsi="Times New Roman" w:cs="Times New Roman"/>
        </w:rPr>
        <w:t xml:space="preserve">doses of </w:t>
      </w:r>
      <w:r w:rsidR="0026489D">
        <w:rPr>
          <w:rFonts w:ascii="Times New Roman" w:hAnsi="Times New Roman" w:cs="Times New Roman"/>
        </w:rPr>
        <w:t xml:space="preserve">COVID-19 </w:t>
      </w:r>
      <w:r w:rsidR="0026489D" w:rsidRPr="00211530">
        <w:rPr>
          <w:rFonts w:ascii="Times New Roman" w:hAnsi="Times New Roman" w:cs="Times New Roman"/>
        </w:rPr>
        <w:t xml:space="preserve">vaccines per 100 people </w:t>
      </w:r>
      <w:r w:rsidR="00272BF2">
        <w:rPr>
          <w:rFonts w:ascii="Times New Roman" w:hAnsi="Times New Roman" w:cs="Times New Roman"/>
        </w:rPr>
        <w:t>had been administered</w:t>
      </w:r>
      <w:r>
        <w:rPr>
          <w:rFonts w:ascii="Times New Roman" w:hAnsi="Times New Roman" w:cs="Times New Roman"/>
        </w:rPr>
        <w:t xml:space="preserve"> i</w:t>
      </w:r>
      <w:r w:rsidRPr="00211530">
        <w:rPr>
          <w:rFonts w:ascii="Times New Roman" w:hAnsi="Times New Roman" w:cs="Times New Roman"/>
        </w:rPr>
        <w:t xml:space="preserve">n the top-20 </w:t>
      </w:r>
      <w:r>
        <w:rPr>
          <w:rFonts w:ascii="Times New Roman" w:hAnsi="Times New Roman" w:cs="Times New Roman"/>
        </w:rPr>
        <w:t xml:space="preserve">vaccinated </w:t>
      </w:r>
      <w:r w:rsidR="007B34B9" w:rsidRPr="00211530">
        <w:rPr>
          <w:rFonts w:ascii="Times New Roman" w:hAnsi="Times New Roman" w:cs="Times New Roman"/>
        </w:rPr>
        <w:t>countries,</w:t>
      </w:r>
      <w:r w:rsidR="0026489D" w:rsidRPr="00211530">
        <w:rPr>
          <w:rFonts w:ascii="Times New Roman" w:hAnsi="Times New Roman" w:cs="Times New Roman"/>
        </w:rPr>
        <w:t xml:space="preserve"> </w:t>
      </w:r>
      <w:r w:rsidR="0026489D">
        <w:rPr>
          <w:rFonts w:ascii="Times New Roman" w:hAnsi="Times New Roman" w:cs="Times New Roman"/>
        </w:rPr>
        <w:t xml:space="preserve">compared to </w:t>
      </w:r>
      <w:r w:rsidR="00E621F5">
        <w:rPr>
          <w:rFonts w:ascii="Times New Roman" w:hAnsi="Times New Roman" w:cs="Times New Roman"/>
        </w:rPr>
        <w:t>1</w:t>
      </w:r>
      <w:ins w:id="7" w:author="Mohammad Nayeem Hasan" w:date="2023-01-11T13:46:00Z">
        <w:r w:rsidR="004E3BBF">
          <w:rPr>
            <w:rFonts w:ascii="Times New Roman" w:hAnsi="Times New Roman" w:cs="Times New Roman"/>
          </w:rPr>
          <w:t>94</w:t>
        </w:r>
      </w:ins>
      <w:del w:id="8" w:author="Mohammad Nayeem Hasan" w:date="2023-01-11T13:46:00Z">
        <w:r w:rsidR="00E621F5" w:rsidDel="004E3BBF">
          <w:rPr>
            <w:rFonts w:ascii="Times New Roman" w:hAnsi="Times New Roman" w:cs="Times New Roman"/>
          </w:rPr>
          <w:delText>71</w:delText>
        </w:r>
      </w:del>
      <w:r w:rsidR="00E621F5">
        <w:rPr>
          <w:rFonts w:ascii="Times New Roman" w:hAnsi="Times New Roman" w:cs="Times New Roman"/>
        </w:rPr>
        <w:t>.</w:t>
      </w:r>
      <w:ins w:id="9" w:author="Mohammad Nayeem Hasan" w:date="2023-01-11T13:46:00Z">
        <w:r w:rsidR="004E3BBF">
          <w:rPr>
            <w:rFonts w:ascii="Times New Roman" w:hAnsi="Times New Roman" w:cs="Times New Roman"/>
          </w:rPr>
          <w:t>8</w:t>
        </w:r>
      </w:ins>
      <w:del w:id="10" w:author="Mohammad Nayeem Hasan" w:date="2023-01-11T13:46:00Z">
        <w:r w:rsidR="00E621F5" w:rsidDel="004E3BBF">
          <w:rPr>
            <w:rFonts w:ascii="Times New Roman" w:hAnsi="Times New Roman" w:cs="Times New Roman"/>
          </w:rPr>
          <w:delText>7</w:delText>
        </w:r>
      </w:del>
      <w:r w:rsidR="00A6298B">
        <w:rPr>
          <w:rFonts w:ascii="Times New Roman" w:hAnsi="Times New Roman" w:cs="Times New Roman"/>
        </w:rPr>
        <w:t xml:space="preserve"> doses</w:t>
      </w:r>
      <w:r w:rsidR="0026489D">
        <w:rPr>
          <w:rFonts w:ascii="Times New Roman" w:hAnsi="Times New Roman" w:cs="Times New Roman"/>
        </w:rPr>
        <w:t xml:space="preserve"> in the rest of the world</w:t>
      </w:r>
      <w:r w:rsidR="0026489D" w:rsidRPr="00211530">
        <w:rPr>
          <w:rFonts w:ascii="Times New Roman" w:hAnsi="Times New Roman" w:cs="Times New Roman"/>
        </w:rPr>
        <w:t xml:space="preserve">, and </w:t>
      </w:r>
      <w:ins w:id="11" w:author="Mohammad Nayeem Hasan" w:date="2023-01-11T13:46:00Z">
        <w:r w:rsidR="004E3BBF">
          <w:rPr>
            <w:rFonts w:ascii="Times New Roman" w:hAnsi="Times New Roman" w:cs="Times New Roman"/>
          </w:rPr>
          <w:t>51.2</w:t>
        </w:r>
      </w:ins>
      <w:del w:id="12" w:author="Mohammad Nayeem Hasan" w:date="2023-01-11T13:46:00Z">
        <w:r w:rsidR="001515A0" w:rsidDel="004E3BBF">
          <w:rPr>
            <w:rFonts w:ascii="Times New Roman" w:hAnsi="Times New Roman" w:cs="Times New Roman"/>
          </w:rPr>
          <w:delText>43.0</w:delText>
        </w:r>
      </w:del>
      <w:r w:rsidR="0026489D">
        <w:rPr>
          <w:rFonts w:ascii="Times New Roman" w:hAnsi="Times New Roman" w:cs="Times New Roman"/>
        </w:rPr>
        <w:t xml:space="preserve"> in SSA. </w:t>
      </w:r>
      <w:r w:rsidR="0026489D" w:rsidRPr="00351ED2">
        <w:rPr>
          <w:rFonts w:ascii="Times New Roman" w:hAnsi="Times New Roman" w:cs="Times New Roman"/>
        </w:rPr>
        <w:t xml:space="preserve">The mean </w:t>
      </w:r>
      <w:proofErr w:type="spellStart"/>
      <w:r w:rsidR="0026489D" w:rsidRPr="00351ED2">
        <w:rPr>
          <w:rFonts w:ascii="Times New Roman" w:hAnsi="Times New Roman" w:cs="Times New Roman"/>
        </w:rPr>
        <w:t>rCFR</w:t>
      </w:r>
      <w:proofErr w:type="spellEnd"/>
      <w:r w:rsidR="0026489D" w:rsidRPr="00351ED2">
        <w:rPr>
          <w:rFonts w:ascii="Times New Roman" w:hAnsi="Times New Roman" w:cs="Times New Roman"/>
        </w:rPr>
        <w:t xml:space="preserve"> of COVID-19 </w:t>
      </w:r>
      <w:r w:rsidR="007B34B9">
        <w:rPr>
          <w:rFonts w:ascii="Times New Roman" w:hAnsi="Times New Roman" w:cs="Times New Roman"/>
        </w:rPr>
        <w:t>had dropped by</w:t>
      </w:r>
      <w:r w:rsidR="0026489D" w:rsidRPr="00351ED2">
        <w:rPr>
          <w:rFonts w:ascii="Times New Roman" w:hAnsi="Times New Roman" w:cs="Times New Roman"/>
        </w:rPr>
        <w:t xml:space="preserve"> </w:t>
      </w:r>
      <w:ins w:id="13" w:author="Mohammad Nayeem Hasan" w:date="2023-01-11T13:47:00Z">
        <w:r w:rsidR="004E3BBF">
          <w:rPr>
            <w:rFonts w:ascii="Times New Roman" w:hAnsi="Times New Roman" w:cs="Times New Roman"/>
          </w:rPr>
          <w:t>69.0</w:t>
        </w:r>
      </w:ins>
      <w:del w:id="14" w:author="Mohammad Nayeem Hasan" w:date="2023-01-11T13:47:00Z">
        <w:r w:rsidR="001515A0" w:rsidDel="004E3BBF">
          <w:rPr>
            <w:rFonts w:ascii="Times New Roman" w:hAnsi="Times New Roman" w:cs="Times New Roman"/>
          </w:rPr>
          <w:delText>70</w:delText>
        </w:r>
        <w:r w:rsidR="003852B5" w:rsidDel="004E3BBF">
          <w:rPr>
            <w:rFonts w:ascii="Times New Roman" w:hAnsi="Times New Roman" w:cs="Times New Roman"/>
          </w:rPr>
          <w:delText>.0</w:delText>
        </w:r>
      </w:del>
      <w:r w:rsidR="0026489D" w:rsidRPr="00351ED2">
        <w:rPr>
          <w:rFonts w:ascii="Times New Roman" w:hAnsi="Times New Roman" w:cs="Times New Roman"/>
        </w:rPr>
        <w:t xml:space="preserve">% </w:t>
      </w:r>
      <w:r w:rsidR="00D95D72">
        <w:rPr>
          <w:rFonts w:ascii="Times New Roman" w:hAnsi="Times New Roman" w:cs="Times New Roman"/>
        </w:rPr>
        <w:t xml:space="preserve">in the top </w:t>
      </w:r>
      <w:r w:rsidR="007B34B9" w:rsidRPr="00351ED2">
        <w:rPr>
          <w:rFonts w:ascii="Times New Roman" w:hAnsi="Times New Roman" w:cs="Times New Roman"/>
        </w:rPr>
        <w:t>in the top-20 vaccinated countries</w:t>
      </w:r>
      <w:r w:rsidR="007B34B9">
        <w:rPr>
          <w:rFonts w:ascii="Times New Roman" w:hAnsi="Times New Roman" w:cs="Times New Roman"/>
        </w:rPr>
        <w:t xml:space="preserve">, </w:t>
      </w:r>
      <w:ins w:id="15" w:author="Mohammad Nayeem Hasan" w:date="2023-01-11T14:40:00Z">
        <w:r w:rsidR="00A907B7">
          <w:rPr>
            <w:rFonts w:ascii="Times New Roman" w:hAnsi="Times New Roman" w:cs="Times New Roman"/>
          </w:rPr>
          <w:t>26.50</w:t>
        </w:r>
      </w:ins>
      <w:del w:id="16" w:author="Mohammad Nayeem Hasan" w:date="2023-01-11T14:40:00Z">
        <w:r w:rsidR="007B34B9" w:rsidRPr="00351ED2" w:rsidDel="00A907B7">
          <w:rPr>
            <w:rFonts w:ascii="Times New Roman" w:hAnsi="Times New Roman" w:cs="Times New Roman"/>
          </w:rPr>
          <w:delText>31.47</w:delText>
        </w:r>
      </w:del>
      <w:r w:rsidR="0026489D" w:rsidRPr="00351ED2">
        <w:rPr>
          <w:rFonts w:ascii="Times New Roman" w:hAnsi="Times New Roman" w:cs="Times New Roman"/>
        </w:rPr>
        <w:t xml:space="preserve">% in the rest of the world and </w:t>
      </w:r>
      <w:r w:rsidR="00A77F9C">
        <w:rPr>
          <w:rFonts w:ascii="Times New Roman" w:hAnsi="Times New Roman" w:cs="Times New Roman"/>
        </w:rPr>
        <w:t>7.</w:t>
      </w:r>
      <w:ins w:id="17" w:author="Mohammad Nayeem Hasan" w:date="2023-01-11T14:42:00Z">
        <w:r w:rsidR="00A75E7A">
          <w:rPr>
            <w:rFonts w:ascii="Times New Roman" w:hAnsi="Times New Roman" w:cs="Times New Roman"/>
          </w:rPr>
          <w:t>6</w:t>
        </w:r>
      </w:ins>
      <w:del w:id="18" w:author="Mohammad Nayeem Hasan" w:date="2023-01-11T14:42:00Z">
        <w:r w:rsidR="00A77F9C" w:rsidDel="00A75E7A">
          <w:rPr>
            <w:rFonts w:ascii="Times New Roman" w:hAnsi="Times New Roman" w:cs="Times New Roman"/>
          </w:rPr>
          <w:delText>1</w:delText>
        </w:r>
      </w:del>
      <w:r w:rsidR="0026489D" w:rsidRPr="00351ED2">
        <w:rPr>
          <w:rFonts w:ascii="Times New Roman" w:hAnsi="Times New Roman" w:cs="Times New Roman"/>
        </w:rPr>
        <w:t>% in SSA.</w:t>
      </w:r>
      <w:r w:rsidR="0026489D" w:rsidRPr="00D14F53">
        <w:rPr>
          <w:rFonts w:ascii="Times New Roman" w:hAnsi="Times New Roman" w:cs="Times New Roman"/>
        </w:rPr>
        <w:t xml:space="preserve"> </w:t>
      </w:r>
      <w:r w:rsidR="00C76413">
        <w:rPr>
          <w:rFonts w:ascii="Times New Roman" w:hAnsi="Times New Roman" w:cs="Times New Roman"/>
        </w:rPr>
        <w:t>T</w:t>
      </w:r>
      <w:r w:rsidR="0026489D">
        <w:rPr>
          <w:rFonts w:ascii="Times New Roman" w:hAnsi="Times New Roman" w:cs="Times New Roman"/>
        </w:rPr>
        <w:t xml:space="preserve">he excess mortality had dropped by </w:t>
      </w:r>
      <w:ins w:id="19" w:author="Mohammad Nayeem Hasan" w:date="2023-01-11T14:41:00Z">
        <w:r w:rsidR="00A907B7">
          <w:rPr>
            <w:rFonts w:ascii="Times New Roman" w:hAnsi="Times New Roman" w:cs="Times New Roman"/>
          </w:rPr>
          <w:t>48.7</w:t>
        </w:r>
      </w:ins>
      <w:del w:id="20" w:author="Mohammad Nayeem Hasan" w:date="2023-01-11T14:41:00Z">
        <w:r w:rsidR="002D78DD" w:rsidDel="00A907B7">
          <w:rPr>
            <w:rFonts w:ascii="Times New Roman" w:hAnsi="Times New Roman" w:cs="Times New Roman"/>
          </w:rPr>
          <w:delText>35.1</w:delText>
        </w:r>
      </w:del>
      <w:r w:rsidR="0026489D">
        <w:rPr>
          <w:rFonts w:ascii="Times New Roman" w:hAnsi="Times New Roman" w:cs="Times New Roman"/>
        </w:rPr>
        <w:t xml:space="preserve">% in top vaccinated countries compared </w:t>
      </w:r>
      <w:r w:rsidR="00712066">
        <w:rPr>
          <w:rFonts w:ascii="Times New Roman" w:hAnsi="Times New Roman" w:cs="Times New Roman"/>
        </w:rPr>
        <w:t xml:space="preserve">to </w:t>
      </w:r>
      <w:ins w:id="21" w:author="Mohammad Nayeem Hasan" w:date="2023-01-11T14:41:00Z">
        <w:r w:rsidR="00A907B7">
          <w:rPr>
            <w:rFonts w:ascii="Times New Roman" w:hAnsi="Times New Roman" w:cs="Times New Roman"/>
          </w:rPr>
          <w:t>62.5</w:t>
        </w:r>
      </w:ins>
      <w:del w:id="22" w:author="Mohammad Nayeem Hasan" w:date="2023-01-11T14:41:00Z">
        <w:r w:rsidR="00644CE0" w:rsidDel="00A907B7">
          <w:rPr>
            <w:rFonts w:ascii="Times New Roman" w:hAnsi="Times New Roman" w:cs="Times New Roman"/>
          </w:rPr>
          <w:delText>58.</w:delText>
        </w:r>
        <w:r w:rsidR="002D78DD" w:rsidDel="00A907B7">
          <w:rPr>
            <w:rFonts w:ascii="Times New Roman" w:hAnsi="Times New Roman" w:cs="Times New Roman"/>
          </w:rPr>
          <w:delText>7</w:delText>
        </w:r>
      </w:del>
      <w:r w:rsidR="0026489D">
        <w:rPr>
          <w:rFonts w:ascii="Times New Roman" w:hAnsi="Times New Roman" w:cs="Times New Roman"/>
        </w:rPr>
        <w:t xml:space="preserve">% in the rest of the world and </w:t>
      </w:r>
      <w:r w:rsidR="00644CE0">
        <w:rPr>
          <w:rFonts w:ascii="Times New Roman" w:hAnsi="Times New Roman" w:cs="Times New Roman"/>
        </w:rPr>
        <w:t>6</w:t>
      </w:r>
      <w:ins w:id="23" w:author="Mohammad Nayeem Hasan" w:date="2023-01-11T14:42:00Z">
        <w:r w:rsidR="00A75E7A">
          <w:rPr>
            <w:rFonts w:ascii="Times New Roman" w:hAnsi="Times New Roman" w:cs="Times New Roman"/>
          </w:rPr>
          <w:t>0.7</w:t>
        </w:r>
      </w:ins>
      <w:del w:id="24" w:author="Mohammad Nayeem Hasan" w:date="2023-01-11T14:42:00Z">
        <w:r w:rsidR="00644CE0" w:rsidDel="00A75E7A">
          <w:rPr>
            <w:rFonts w:ascii="Times New Roman" w:hAnsi="Times New Roman" w:cs="Times New Roman"/>
          </w:rPr>
          <w:delText>4.5</w:delText>
        </w:r>
      </w:del>
      <w:r w:rsidR="0026489D">
        <w:rPr>
          <w:rFonts w:ascii="Times New Roman" w:hAnsi="Times New Roman" w:cs="Times New Roman"/>
        </w:rPr>
        <w:t xml:space="preserve">% in SSA. In </w:t>
      </w:r>
      <w:r w:rsidR="00272BF2">
        <w:rPr>
          <w:rFonts w:ascii="Times New Roman" w:hAnsi="Times New Roman" w:cs="Times New Roman"/>
        </w:rPr>
        <w:t>a</w:t>
      </w:r>
      <w:r w:rsidR="00272BF2" w:rsidRPr="00BA7E40">
        <w:rPr>
          <w:rFonts w:ascii="Times New Roman" w:hAnsi="Times New Roman" w:cs="Times New Roman"/>
        </w:rPr>
        <w:t xml:space="preserve"> </w:t>
      </w:r>
      <w:r w:rsidR="0026489D" w:rsidRPr="00BA7E40">
        <w:rPr>
          <w:rFonts w:ascii="Times New Roman" w:hAnsi="Times New Roman" w:cs="Times New Roman"/>
          <w:shd w:val="clear" w:color="auto" w:fill="FFFFFF"/>
        </w:rPr>
        <w:t>generalized linear mixed model</w:t>
      </w:r>
      <w:r w:rsidR="005B487F">
        <w:rPr>
          <w:rFonts w:ascii="Times New Roman" w:hAnsi="Times New Roman" w:cs="Times New Roman"/>
          <w:shd w:val="clear" w:color="auto" w:fill="FFFFFF"/>
        </w:rPr>
        <w:t>,</w:t>
      </w:r>
      <w:r w:rsidR="0026489D" w:rsidRPr="00BA7E40">
        <w:rPr>
          <w:rFonts w:ascii="Times New Roman" w:hAnsi="Times New Roman" w:cs="Times New Roman"/>
        </w:rPr>
        <w:t xml:space="preserve"> </w:t>
      </w:r>
      <w:r w:rsidR="00B42C85" w:rsidRPr="00D63D31">
        <w:rPr>
          <w:rFonts w:ascii="Times New Roman" w:hAnsi="Times New Roman" w:cs="Times New Roman"/>
        </w:rPr>
        <w:t xml:space="preserve">reported number of vaccine doses administered </w:t>
      </w:r>
      <w:r w:rsidR="005771B6" w:rsidRPr="00D63D31">
        <w:rPr>
          <w:rFonts w:ascii="Times New Roman" w:hAnsi="Times New Roman" w:cs="Times New Roman"/>
        </w:rPr>
        <w:t>dose</w:t>
      </w:r>
      <w:r w:rsidR="00B42C85" w:rsidRPr="00D63D31">
        <w:rPr>
          <w:rFonts w:ascii="Times New Roman" w:hAnsi="Times New Roman" w:cs="Times New Roman"/>
        </w:rPr>
        <w:t>s</w:t>
      </w:r>
      <w:r w:rsidR="0026489D" w:rsidRPr="00BA7E40">
        <w:rPr>
          <w:rFonts w:ascii="Times New Roman" w:hAnsi="Times New Roman" w:cs="Times New Roman"/>
        </w:rPr>
        <w:t xml:space="preserve"> (/100 population) (</w:t>
      </w:r>
      <w:r w:rsidR="007A2312">
        <w:rPr>
          <w:rFonts w:ascii="Times New Roman" w:hAnsi="Times New Roman" w:cs="Times New Roman"/>
        </w:rPr>
        <w:t>O</w:t>
      </w:r>
      <w:r w:rsidR="00CD4A39">
        <w:rPr>
          <w:rFonts w:ascii="Times New Roman" w:hAnsi="Times New Roman" w:cs="Times New Roman"/>
        </w:rPr>
        <w:t>dds ratio</w:t>
      </w:r>
      <w:r w:rsidR="0026489D" w:rsidRPr="00BA7E40">
        <w:rPr>
          <w:rFonts w:ascii="Times New Roman" w:hAnsi="Times New Roman" w:cs="Times New Roman"/>
        </w:rPr>
        <w:t>:</w:t>
      </w:r>
      <w:r w:rsidR="0026489D" w:rsidRPr="005B01F3">
        <w:rPr>
          <w:rFonts w:ascii="Times New Roman" w:hAnsi="Times New Roman" w:cs="Times New Roman"/>
        </w:rPr>
        <w:t xml:space="preserve"> </w:t>
      </w:r>
      <w:r w:rsidR="0026489D" w:rsidRPr="00BA7E40">
        <w:rPr>
          <w:rFonts w:ascii="Times New Roman" w:hAnsi="Times New Roman" w:cs="Times New Roman"/>
        </w:rPr>
        <w:t>0.</w:t>
      </w:r>
      <w:r w:rsidR="00644CE0">
        <w:rPr>
          <w:rFonts w:ascii="Times New Roman" w:hAnsi="Times New Roman" w:cs="Times New Roman"/>
        </w:rPr>
        <w:t>6</w:t>
      </w:r>
      <w:ins w:id="25" w:author="Mohammad Nayeem Hasan" w:date="2023-01-11T14:43:00Z">
        <w:r w:rsidR="00A75E7A">
          <w:rPr>
            <w:rFonts w:ascii="Times New Roman" w:hAnsi="Times New Roman" w:cs="Times New Roman"/>
          </w:rPr>
          <w:t>4</w:t>
        </w:r>
      </w:ins>
      <w:del w:id="26" w:author="Mohammad Nayeem Hasan" w:date="2023-01-11T14:43:00Z">
        <w:r w:rsidR="00FC75EB" w:rsidDel="00A75E7A">
          <w:rPr>
            <w:rFonts w:ascii="Times New Roman" w:hAnsi="Times New Roman" w:cs="Times New Roman"/>
          </w:rPr>
          <w:delText>7</w:delText>
        </w:r>
      </w:del>
      <w:r w:rsidR="0026489D" w:rsidRPr="00BA7E40">
        <w:rPr>
          <w:rFonts w:ascii="Times New Roman" w:hAnsi="Times New Roman" w:cs="Times New Roman"/>
        </w:rPr>
        <w:t>) w</w:t>
      </w:r>
      <w:r w:rsidR="000937B8">
        <w:rPr>
          <w:rFonts w:ascii="Times New Roman" w:hAnsi="Times New Roman" w:cs="Times New Roman"/>
        </w:rPr>
        <w:t>as</w:t>
      </w:r>
      <w:r w:rsidR="00A404AF">
        <w:rPr>
          <w:rFonts w:ascii="Times New Roman" w:hAnsi="Times New Roman" w:cs="Times New Roman"/>
        </w:rPr>
        <w:t xml:space="preserve"> </w:t>
      </w:r>
      <w:r w:rsidR="00272BF2">
        <w:rPr>
          <w:rFonts w:ascii="Times New Roman" w:hAnsi="Times New Roman" w:cs="Times New Roman"/>
        </w:rPr>
        <w:t xml:space="preserve">associated with a steeper reduction of </w:t>
      </w:r>
      <w:r w:rsidR="0026489D" w:rsidRPr="00BA7E40">
        <w:rPr>
          <w:rFonts w:ascii="Times New Roman" w:hAnsi="Times New Roman" w:cs="Times New Roman"/>
        </w:rPr>
        <w:t xml:space="preserve">the country’s COVID-19 </w:t>
      </w:r>
      <w:proofErr w:type="spellStart"/>
      <w:r w:rsidR="0026489D">
        <w:rPr>
          <w:rFonts w:ascii="Times New Roman" w:hAnsi="Times New Roman" w:cs="Times New Roman"/>
        </w:rPr>
        <w:t>r</w:t>
      </w:r>
      <w:r w:rsidR="0026489D" w:rsidRPr="00BA7E40">
        <w:rPr>
          <w:rFonts w:ascii="Times New Roman" w:hAnsi="Times New Roman" w:cs="Times New Roman"/>
        </w:rPr>
        <w:t>CFR</w:t>
      </w:r>
      <w:proofErr w:type="spellEnd"/>
      <w:r w:rsidR="0026489D" w:rsidRPr="00BA7E40">
        <w:rPr>
          <w:rFonts w:ascii="Times New Roman" w:hAnsi="Times New Roman" w:cs="Times New Roman"/>
        </w:rPr>
        <w:t xml:space="preserve">.  </w:t>
      </w:r>
    </w:p>
    <w:p w14:paraId="65A5153A" w14:textId="2EA54FFA" w:rsidR="009D3657" w:rsidRPr="00122EE8" w:rsidRDefault="007B34B9" w:rsidP="0066351F">
      <w:pPr>
        <w:spacing w:after="0" w:line="480" w:lineRule="auto"/>
        <w:rPr>
          <w:rFonts w:ascii="Times New Roman" w:hAnsi="Times New Roman" w:cs="Times New Roman"/>
          <w:b/>
          <w:bCs/>
        </w:rPr>
      </w:pPr>
      <w:r>
        <w:rPr>
          <w:rFonts w:ascii="Times New Roman" w:hAnsi="Times New Roman" w:cs="Times New Roman"/>
          <w:b/>
          <w:bCs/>
        </w:rPr>
        <w:t>Suggestion</w:t>
      </w:r>
      <w:r w:rsidR="009D3657" w:rsidRPr="00122EE8">
        <w:rPr>
          <w:rFonts w:ascii="Times New Roman" w:hAnsi="Times New Roman" w:cs="Times New Roman"/>
          <w:b/>
          <w:bCs/>
        </w:rPr>
        <w:t xml:space="preserve">: </w:t>
      </w:r>
    </w:p>
    <w:p w14:paraId="51DA7592" w14:textId="1C96F0EA" w:rsidR="0026489D" w:rsidRDefault="0026489D" w:rsidP="0066351F">
      <w:pPr>
        <w:spacing w:after="0" w:line="480" w:lineRule="auto"/>
      </w:pPr>
      <w:r w:rsidRPr="00BA7E40">
        <w:rPr>
          <w:rFonts w:ascii="Times New Roman" w:hAnsi="Times New Roman" w:cs="Times New Roman"/>
        </w:rPr>
        <w:t>Vaccine equity and faster roll-out across the world is critically important in reducing COVID-19 transmission and CFR.</w:t>
      </w:r>
      <w:r>
        <w:rPr>
          <w:rFonts w:ascii="Times New Roman" w:hAnsi="Times New Roman" w:cs="Times New Roman"/>
        </w:rPr>
        <w:t xml:space="preserve"> </w:t>
      </w:r>
    </w:p>
    <w:p w14:paraId="5749D9BA" w14:textId="7A0B9951" w:rsidR="00FF057E" w:rsidRDefault="00FF057E" w:rsidP="0066351F">
      <w:pPr>
        <w:spacing w:after="0" w:line="480" w:lineRule="auto"/>
        <w:rPr>
          <w:rFonts w:ascii="Times New Roman" w:hAnsi="Times New Roman" w:cs="Times New Roman"/>
        </w:rPr>
      </w:pPr>
    </w:p>
    <w:p w14:paraId="75ABC460" w14:textId="72ABA5EE" w:rsidR="00676724" w:rsidRPr="00B46CAC" w:rsidRDefault="00676724" w:rsidP="00E8439F">
      <w:pPr>
        <w:spacing w:after="0" w:line="360" w:lineRule="auto"/>
        <w:ind w:left="357"/>
        <w:rPr>
          <w:rFonts w:ascii="Times New Roman" w:hAnsi="Times New Roman" w:cs="Times New Roman"/>
          <w:color w:val="808080" w:themeColor="background1" w:themeShade="80"/>
        </w:rPr>
      </w:pPr>
    </w:p>
    <w:p w14:paraId="09529478" w14:textId="49A134FA" w:rsidR="0020324A" w:rsidRDefault="0020324A" w:rsidP="00E8439F">
      <w:pPr>
        <w:pStyle w:val="ListParagraph"/>
        <w:rPr>
          <w:rFonts w:ascii="Times New Roman" w:hAnsi="Times New Roman" w:cs="Times New Roman"/>
          <w:b/>
          <w:bCs/>
        </w:rPr>
      </w:pPr>
    </w:p>
    <w:p w14:paraId="487A45AB" w14:textId="68B0FCF3" w:rsidR="00AC4893" w:rsidRDefault="00AC4893" w:rsidP="00E8439F">
      <w:pPr>
        <w:rPr>
          <w:rFonts w:ascii="Times New Roman" w:hAnsi="Times New Roman" w:cs="Times New Roman"/>
          <w:b/>
          <w:bCs/>
        </w:rPr>
      </w:pPr>
      <w:r>
        <w:rPr>
          <w:rFonts w:ascii="Times New Roman" w:hAnsi="Times New Roman" w:cs="Times New Roman"/>
          <w:b/>
          <w:bCs/>
        </w:rPr>
        <w:br w:type="page"/>
      </w:r>
    </w:p>
    <w:p w14:paraId="68E4D822" w14:textId="77777777" w:rsidR="00524D5F" w:rsidRPr="00BA7E40" w:rsidRDefault="00524D5F" w:rsidP="00E8439F">
      <w:pPr>
        <w:pStyle w:val="ListParagraph"/>
        <w:rPr>
          <w:rFonts w:ascii="Times New Roman" w:hAnsi="Times New Roman" w:cs="Times New Roman"/>
          <w:b/>
          <w:bCs/>
        </w:rPr>
      </w:pPr>
    </w:p>
    <w:p w14:paraId="59B00E94" w14:textId="2CFB44A2" w:rsidR="00F707C0" w:rsidRPr="00BA7E40" w:rsidRDefault="004A04D2" w:rsidP="00E8439F">
      <w:pPr>
        <w:spacing w:after="0" w:line="480" w:lineRule="auto"/>
        <w:rPr>
          <w:rFonts w:ascii="Times New Roman" w:hAnsi="Times New Roman" w:cs="Times New Roman"/>
          <w:b/>
          <w:bCs/>
        </w:rPr>
      </w:pPr>
      <w:r w:rsidRPr="00BA7E40">
        <w:rPr>
          <w:rFonts w:ascii="Times New Roman" w:hAnsi="Times New Roman" w:cs="Times New Roman"/>
          <w:b/>
          <w:bCs/>
        </w:rPr>
        <w:t xml:space="preserve">Introduction: </w:t>
      </w:r>
    </w:p>
    <w:p w14:paraId="4662AFB6" w14:textId="7185B0A8" w:rsidR="006C42BB" w:rsidRDefault="000271D4" w:rsidP="00E8439F">
      <w:pPr>
        <w:spacing w:after="0" w:line="480" w:lineRule="auto"/>
        <w:rPr>
          <w:rFonts w:ascii="Times New Roman" w:hAnsi="Times New Roman" w:cs="Times New Roman"/>
        </w:rPr>
      </w:pPr>
      <w:r w:rsidRPr="00BA7E40">
        <w:rPr>
          <w:rFonts w:ascii="Times New Roman" w:hAnsi="Times New Roman" w:cs="Times New Roman"/>
        </w:rPr>
        <w:t xml:space="preserve">In the early stages of the COVID-19 pandemic, </w:t>
      </w:r>
      <w:r w:rsidR="00E8439F">
        <w:rPr>
          <w:rFonts w:ascii="Times New Roman" w:hAnsi="Times New Roman" w:cs="Times New Roman"/>
        </w:rPr>
        <w:t xml:space="preserve"> </w:t>
      </w:r>
      <w:r w:rsidRPr="00BA7E40">
        <w:rPr>
          <w:rFonts w:ascii="Times New Roman" w:hAnsi="Times New Roman" w:cs="Times New Roman"/>
        </w:rPr>
        <w:t xml:space="preserve">the WHO-China Joint Mission on Coronavirus Diseases (COVID-19) 28 February 2020 report indicated a crude </w:t>
      </w:r>
      <w:r w:rsidR="00311B6D">
        <w:rPr>
          <w:rFonts w:ascii="Times New Roman" w:hAnsi="Times New Roman" w:cs="Times New Roman"/>
        </w:rPr>
        <w:t xml:space="preserve">Case </w:t>
      </w:r>
      <w:r w:rsidRPr="00BA7E40">
        <w:rPr>
          <w:rFonts w:ascii="Times New Roman" w:hAnsi="Times New Roman" w:cs="Times New Roman"/>
        </w:rPr>
        <w:t xml:space="preserve">fatality ratio </w:t>
      </w:r>
      <w:r w:rsidR="00311B6D">
        <w:rPr>
          <w:rFonts w:ascii="Times New Roman" w:hAnsi="Times New Roman" w:cs="Times New Roman"/>
        </w:rPr>
        <w:t xml:space="preserve">(CFR) </w:t>
      </w:r>
      <w:r w:rsidR="00DB6D80" w:rsidRPr="00BA7E40">
        <w:rPr>
          <w:rFonts w:ascii="Times New Roman" w:hAnsi="Times New Roman" w:cs="Times New Roman"/>
        </w:rPr>
        <w:t>of</w:t>
      </w:r>
      <w:r w:rsidRPr="00BA7E40">
        <w:rPr>
          <w:rFonts w:ascii="Times New Roman" w:hAnsi="Times New Roman" w:cs="Times New Roman"/>
        </w:rPr>
        <w:t xml:space="preserve"> 3.8% among the first 55,924 laboratory</w:t>
      </w:r>
      <w:r w:rsidR="00DB6D80" w:rsidRPr="00BA7E40">
        <w:rPr>
          <w:rFonts w:ascii="Times New Roman" w:hAnsi="Times New Roman" w:cs="Times New Roman"/>
        </w:rPr>
        <w:t>-</w:t>
      </w:r>
      <w:r w:rsidRPr="00BA7E40">
        <w:rPr>
          <w:rFonts w:ascii="Times New Roman" w:hAnsi="Times New Roman" w:cs="Times New Roman"/>
        </w:rPr>
        <w:t xml:space="preserve">confirmed cases </w:t>
      </w:r>
      <w:r w:rsidR="00F94592" w:rsidRPr="00BA7E40">
        <w:rPr>
          <w:rFonts w:ascii="Times New Roman" w:hAnsi="Times New Roman" w:cs="Times New Roman"/>
        </w:rPr>
        <w:fldChar w:fldCharType="begin" w:fldLock="1"/>
      </w:r>
      <w:r w:rsidR="00FD6347">
        <w:rPr>
          <w:rFonts w:ascii="Times New Roman" w:hAnsi="Times New Roman" w:cs="Times New Roman"/>
        </w:rPr>
        <w:instrText>ADDIN CSL_CITATION {"citationItems":[{"id":"ITEM-1","itemData":{"author":[{"dropping-particle":"","family":"WHO","given":"","non-dropping-particle":"","parse-names":false,"suffix":""}],"id":"ITEM-1","issued":{"date-parts":[["2020"]]},"number-of-pages":"28 Feb 2020","publisher-place":"Geneva, Switzerland","title":"Report of the WHO-China Joint Mission on Coronavirus Disease 2019 (COVID-19)","type":"report"},"uris":["http://www.mendeley.com/documents/?uuid=cef5e6b8-0143-46ca-b29a-e05c625b7ad6"]}],"mendeley":{"formattedCitation":"(WHO 2020b)","plainTextFormattedCitation":"(WHO 2020b)","previouslyFormattedCitation":"(WHO 2020b)"},"properties":{"noteIndex":0},"schema":"https://github.com/citation-style-language/schema/raw/master/csl-citation.json"}</w:instrText>
      </w:r>
      <w:r w:rsidR="00F94592" w:rsidRPr="00BA7E40">
        <w:rPr>
          <w:rFonts w:ascii="Times New Roman" w:hAnsi="Times New Roman" w:cs="Times New Roman"/>
        </w:rPr>
        <w:fldChar w:fldCharType="separate"/>
      </w:r>
      <w:r w:rsidR="00FD6347" w:rsidRPr="00FD6347">
        <w:rPr>
          <w:rFonts w:ascii="Times New Roman" w:hAnsi="Times New Roman" w:cs="Times New Roman"/>
          <w:noProof/>
        </w:rPr>
        <w:t>(WHO 2020b)</w:t>
      </w:r>
      <w:r w:rsidR="00F94592" w:rsidRPr="00BA7E40">
        <w:rPr>
          <w:rFonts w:ascii="Times New Roman" w:hAnsi="Times New Roman" w:cs="Times New Roman"/>
        </w:rPr>
        <w:fldChar w:fldCharType="end"/>
      </w:r>
      <w:r w:rsidR="007F624E" w:rsidRPr="00BA7E40">
        <w:rPr>
          <w:rFonts w:ascii="Times New Roman" w:hAnsi="Times New Roman" w:cs="Times New Roman"/>
        </w:rPr>
        <w:t>.</w:t>
      </w:r>
      <w:r w:rsidR="005304F9" w:rsidRPr="00BA7E40">
        <w:rPr>
          <w:rFonts w:ascii="Times New Roman" w:hAnsi="Times New Roman" w:cs="Times New Roman"/>
        </w:rPr>
        <w:t xml:space="preserve"> </w:t>
      </w:r>
      <w:r w:rsidR="00BB3462" w:rsidRPr="00BA7E40">
        <w:rPr>
          <w:rFonts w:ascii="Times New Roman" w:hAnsi="Times New Roman" w:cs="Times New Roman"/>
        </w:rPr>
        <w:t>Subsequently</w:t>
      </w:r>
      <w:r w:rsidR="00090694" w:rsidRPr="00BA7E40">
        <w:rPr>
          <w:rFonts w:ascii="Times New Roman" w:hAnsi="Times New Roman" w:cs="Times New Roman"/>
        </w:rPr>
        <w:t xml:space="preserve">, </w:t>
      </w:r>
      <w:r w:rsidR="00BB3462" w:rsidRPr="00BA7E40">
        <w:rPr>
          <w:rFonts w:ascii="Times New Roman" w:hAnsi="Times New Roman" w:cs="Times New Roman"/>
        </w:rPr>
        <w:t>systematic</w:t>
      </w:r>
      <w:r w:rsidR="00090694" w:rsidRPr="00BA7E40">
        <w:rPr>
          <w:rFonts w:ascii="Times New Roman" w:hAnsi="Times New Roman" w:cs="Times New Roman"/>
        </w:rPr>
        <w:t xml:space="preserve"> </w:t>
      </w:r>
      <w:r w:rsidR="005304F9" w:rsidRPr="00BA7E40">
        <w:rPr>
          <w:rFonts w:ascii="Times New Roman" w:hAnsi="Times New Roman" w:cs="Times New Roman"/>
        </w:rPr>
        <w:t>review</w:t>
      </w:r>
      <w:r w:rsidR="00D97B02" w:rsidRPr="00BA7E40">
        <w:rPr>
          <w:rFonts w:ascii="Times New Roman" w:hAnsi="Times New Roman" w:cs="Times New Roman"/>
        </w:rPr>
        <w:t>s</w:t>
      </w:r>
      <w:r w:rsidR="005304F9" w:rsidRPr="00BA7E40">
        <w:rPr>
          <w:rFonts w:ascii="Times New Roman" w:hAnsi="Times New Roman" w:cs="Times New Roman"/>
        </w:rPr>
        <w:t xml:space="preserve"> </w:t>
      </w:r>
      <w:r w:rsidR="00F865DC" w:rsidRPr="00BA7E40">
        <w:rPr>
          <w:rFonts w:ascii="Times New Roman" w:hAnsi="Times New Roman" w:cs="Times New Roman"/>
        </w:rPr>
        <w:t>on</w:t>
      </w:r>
      <w:r w:rsidR="005304F9" w:rsidRPr="00BA7E40">
        <w:rPr>
          <w:rFonts w:ascii="Times New Roman" w:hAnsi="Times New Roman" w:cs="Times New Roman"/>
        </w:rPr>
        <w:t xml:space="preserve"> </w:t>
      </w:r>
      <w:r w:rsidR="007133CA" w:rsidRPr="00BA7E40">
        <w:rPr>
          <w:rFonts w:ascii="Times New Roman" w:hAnsi="Times New Roman" w:cs="Times New Roman"/>
        </w:rPr>
        <w:t>the c</w:t>
      </w:r>
      <w:r w:rsidR="005304F9" w:rsidRPr="00BA7E40">
        <w:rPr>
          <w:rFonts w:ascii="Times New Roman" w:hAnsi="Times New Roman" w:cs="Times New Roman"/>
        </w:rPr>
        <w:t>ase-fatality rat</w:t>
      </w:r>
      <w:r w:rsidR="00C018C6">
        <w:rPr>
          <w:rFonts w:ascii="Times New Roman" w:hAnsi="Times New Roman" w:cs="Times New Roman"/>
        </w:rPr>
        <w:t>io</w:t>
      </w:r>
      <w:r w:rsidR="00A97C53" w:rsidRPr="00BA7E40">
        <w:rPr>
          <w:rFonts w:ascii="Times New Roman" w:hAnsi="Times New Roman" w:cs="Times New Roman"/>
        </w:rPr>
        <w:t xml:space="preserve"> (CFR)</w:t>
      </w:r>
      <w:r w:rsidR="005304F9" w:rsidRPr="00BA7E40">
        <w:rPr>
          <w:rFonts w:ascii="Times New Roman" w:hAnsi="Times New Roman" w:cs="Times New Roman"/>
        </w:rPr>
        <w:t xml:space="preserve"> of </w:t>
      </w:r>
      <w:r w:rsidR="00543596" w:rsidRPr="00BA7E40">
        <w:rPr>
          <w:rFonts w:ascii="Times New Roman" w:hAnsi="Times New Roman" w:cs="Times New Roman"/>
        </w:rPr>
        <w:t>COVID-19</w:t>
      </w:r>
      <w:r w:rsidR="00F865DC" w:rsidRPr="00BA7E40">
        <w:rPr>
          <w:rFonts w:ascii="Times New Roman" w:hAnsi="Times New Roman" w:cs="Times New Roman"/>
        </w:rPr>
        <w:t xml:space="preserve"> reported </w:t>
      </w:r>
      <w:r w:rsidR="0095782D" w:rsidRPr="00BA7E40">
        <w:rPr>
          <w:rFonts w:ascii="Times New Roman" w:hAnsi="Times New Roman" w:cs="Times New Roman"/>
        </w:rPr>
        <w:t xml:space="preserve">an estimated CFR between </w:t>
      </w:r>
      <w:r w:rsidR="005304F9" w:rsidRPr="00BA7E40">
        <w:rPr>
          <w:rFonts w:ascii="Times New Roman" w:hAnsi="Times New Roman" w:cs="Times New Roman"/>
        </w:rPr>
        <w:t>2.</w:t>
      </w:r>
      <w:r w:rsidR="009B3BFA" w:rsidRPr="00BA7E40">
        <w:rPr>
          <w:rFonts w:ascii="Times New Roman" w:hAnsi="Times New Roman" w:cs="Times New Roman"/>
        </w:rPr>
        <w:t>3</w:t>
      </w:r>
      <w:r w:rsidR="004664E3" w:rsidRPr="00BA7E40">
        <w:rPr>
          <w:rFonts w:ascii="Times New Roman" w:hAnsi="Times New Roman" w:cs="Times New Roman"/>
        </w:rPr>
        <w:t>-</w:t>
      </w:r>
      <w:r w:rsidR="00F865DC" w:rsidRPr="00BA7E40">
        <w:rPr>
          <w:rFonts w:ascii="Times New Roman" w:hAnsi="Times New Roman" w:cs="Times New Roman"/>
        </w:rPr>
        <w:t>3.6%</w:t>
      </w:r>
      <w:r w:rsidR="003379D2" w:rsidRPr="00BA7E40">
        <w:rPr>
          <w:rFonts w:ascii="Times New Roman" w:hAnsi="Times New Roman" w:cs="Times New Roman"/>
        </w:rPr>
        <w:t xml:space="preserve"> </w:t>
      </w:r>
      <w:r w:rsidR="005B3A56" w:rsidRPr="00BA7E40">
        <w:rPr>
          <w:rFonts w:ascii="Times New Roman" w:hAnsi="Times New Roman" w:cs="Times New Roman"/>
        </w:rPr>
        <w:fldChar w:fldCharType="begin" w:fldLock="1"/>
      </w:r>
      <w:r w:rsidR="00FD6347">
        <w:rPr>
          <w:rFonts w:ascii="Times New Roman" w:hAnsi="Times New Roman" w:cs="Times New Roman"/>
        </w:rPr>
        <w:instrText xml:space="preserve">ADDIN CSL_CITATION {"citationItems":[{"id":"ITEM-1","itemData":{"DOI":"10.1002/hsr2.274","ISSN":"2398-8835","abstract":"Understanding the transmission dynamics and the severity of the novel coronavirus disease 2019 (COVID-19) informs public health interventions, surveillance, and planning. Two important parameters, the basic reproduction number (R0) and case fatality rate (CFR) of COVID-19, help in this understanding process. The objective of this study was to estimate the R0 and CFR of COVID-19 and assess whether the parameters vary in different regions of the world. We carried out a systematic review to retrieve the published estimates of the R0 and the CFR in articles from international databases between 1st January and 31st August 2020. Random-effect models and Forest plots were implemented to evaluate the mean effect size of the R0 and the CFR. Furthermore, the R0 and CFR of the studies were quantified based on geographic location, the tests/thousand population, and the median population age of the countries where studies were conducted. The I2 statistic and the Cochran's Q test were applied to assess statistical heterogeneity among the selected studies. Forty-five studies involving R0 and thirty-four studies involving CFR were included. The pooled estimation of the R0 was 2.69 (95% CI: 2.40, 2.98), and that of the CFR was 2.67 (2.25, 3.13). The CFR in different regions of the world varied significantly, from 2.51 (2.12, 2.95) in Asia to 7.11 (6.38, 7.91) in Africa. We observed higher mean CFR values for the countries with lower tests (3.15 vs. 2.16) and greater median population age (3.13 vs. 2.27). However, the R0 did not vary significantly in different regions of the world. An R0 of 2.69 and CFR of 2.67 indicate the severity of the COVID-19. Although R0 and CFR may vary over time, space, and demographics, we recommend considering these figures in control and prevention measures.","author":[{"dropping-particle":"","family":"Ahammed","given":"Tanvir","non-dropping-particle":"","parse-names":false,"suffix":""},{"dropping-particle":"","family":"Anjum","given":"Aniqua","non-dropping-particle":"","parse-names":false,"suffix":""},{"dropping-particle":"","family":"Rahman","given":"Mohammad Meshbahur","non-dropping-particle":"","parse-names":false,"suffix":""},{"dropping-particle":"","family":"Haider","given":"Najmul","non-dropping-particle":"","parse-names":false,"suffix":""},{"dropping-particle":"","family":"Kock","given":"Richard","non-dropping-particle":"","parse-names":false,"suffix":""},{"dropping-particle":"","family":"Uddin","given":"Md Jamal","non-dropping-particle":"","parse-names":false,"suffix":""}],"container-title":"Health Science Reports","id":"ITEM-1","issue":"2","issued":{"date-parts":[["2021","6","3"]]},"page":"1-11","title":"Estimation of novel coronavirus (COVID‐19) reproduction number and case fatality rate: A systematic review and meta‐analysis","type":"article-journal","volume":"4"},"uris":["http://www.mendeley.com/documents/?uuid=05cf758e-53b9-4b7d-916b-df0688b77e2b"]},{"id":"ITEM-2","itemData":{"DOI":"10.1002/jmv.26041","ISSN":"1096-9071","PMID":"32470164","abstract":"The coronavirus disease-2019 (COVID-19) has been found to be caused by the severe acute respiratory syndrome coronavirus 2 (SARS-CoV-2). However, comprehensive knowledge of COVID-19 remains incomplete and many important features are still unknown. This manuscript conducts a meta-analysis and a sensitivity study to answer the questions: What is the basic reproduction number? How long is the incubation time of the disease on average? What portion of infections are asymptomatic? And ultimately, what is the case fatality rate? Our studies estimate the basic reproduction number to be 3.15 with the 95% CI (2.41-3.90), the average incubation time to be 5.08 days with the 95% CI (4.77-5.39) (in day), the asymptomatic infection rate to be 46% with the 95% CI (18.48%-73.60%), and the case fatality rate to be 2.72% with 95% CI (1.29%-4.16%) where asymptomatic infections are accounted for.","author":[{"dropping-particle":"","family":"He","given":"Wenqing","non-dropping-particle":"","parse-names":false,"suffix":""},{"dropping-particle":"","family":"Yi","given":"Grace Y.","non-dropping-particle":"","parse-names":false,"suffix":""},{"dropping-particle":"","family":"Zhu","given":"Yayuan","non-dropping-particle":"","parse-names":false,"suffix":""}],"container-title":"Journal of medical virology","id":"ITEM-2","issued":{"date-parts":[["2020","5"]]},"title":"Estimation of the basic reproduction number, average incubation time, asymptomatic infection rate, and case fatality rate for COVID-19: Meta-analysis and sensitivity analysis.","type":"article-journal"},"uris":["http://www.mendeley.com/documents/?uuid=9fb25ff9-c6d1-4d94-9867-6d593a916b12"]},{"id":"ITEM-3","itemData":{"DOI":"10.3760/cma.j.issn.0254-6450.2020.02.003","ISSN":"0254-6450","PMID":"32064853","abstract":"Objective: An outbreak of 2019 novel coronavirus diseases (COVID-19) in Wuhan, China has spread quickly nationwide. Here, we report results of a descriptive, exploratory analysis of all cases diagnosed as of February 11, 2020. Methods: All COVID-19 cases reported through February 11, 2020 were extracted from China's Infectious Disease Information System. Analyses included: 1) summary of patient characteristics; 2) examination of age distributions and sex ratios; 3) calculation of case fatality and mortality rates; 4) geo-temporal analysis of viral spread; 5) epidemiological curve construction; and 6) subgroup analysis. Results: A total of 72 314 patient records-44 672 (61.8%) confirmed cases, 16 186 (22.4%) suspected cases, 10567 (14.6%) clinical diagnosed cases (Hubei only), and 889 asymptomatic cases (1.2%)-contributed data for the analysis. Among confirmed cases, most were aged 30-79 years (86.6%), diagnosed in Hubei (74.7%), and considered mild/mild pneumonia (80.9%). A total of 1 023 deaths occurred among confirmed cases for an overall case-fatality rate of 2.3%. The COVID-19 spread outward from Hubei sometime after December 2019 and by February 11, 2020, 1 386 counties across all 31 provinces were affected. The epidemic curve of onset of symptoms peaked in January 23-26, then began to decline leading up to February 11. A total of 1 716 health workers have become infected and 5 have died (0.3%). Conclusions: The COVID-19 epidemic has spread very quickly. It only took 30 days to expand from Hubei to the rest of Mainland China. With many people returning from a long holiday, China needs to prepare for the possible rebound of the epidemic. </w:instrText>
      </w:r>
      <w:r w:rsidR="00FD6347">
        <w:rPr>
          <w:rFonts w:ascii="MS Gothic" w:eastAsia="MS Gothic" w:hAnsi="MS Gothic" w:cs="MS Gothic" w:hint="eastAsia"/>
        </w:rPr>
        <w:instrText>目的：</w:instrText>
      </w:r>
      <w:r w:rsidR="00FD6347">
        <w:rPr>
          <w:rFonts w:ascii="Times New Roman" w:hAnsi="Times New Roman" w:cs="Times New Roman"/>
        </w:rPr>
        <w:instrText xml:space="preserve"> </w:instrText>
      </w:r>
      <w:r w:rsidR="00FD6347">
        <w:rPr>
          <w:rFonts w:ascii="MS Gothic" w:eastAsia="MS Gothic" w:hAnsi="MS Gothic" w:cs="MS Gothic" w:hint="eastAsia"/>
        </w:rPr>
        <w:instrText>新型冠状病毒肺炎在武</w:instrText>
      </w:r>
      <w:r w:rsidR="00FD6347">
        <w:rPr>
          <w:rFonts w:ascii="Microsoft JhengHei" w:eastAsia="Microsoft JhengHei" w:hAnsi="Microsoft JhengHei" w:cs="Microsoft JhengHei" w:hint="eastAsia"/>
        </w:rPr>
        <w:instrText>汉暴发流行以来，已在全国范围内蔓延。对截至</w:instrText>
      </w:r>
      <w:r w:rsidR="00FD6347">
        <w:rPr>
          <w:rFonts w:ascii="Times New Roman" w:hAnsi="Times New Roman" w:cs="Times New Roman"/>
        </w:rPr>
        <w:instrText>2020</w:instrText>
      </w:r>
      <w:r w:rsidR="00FD6347">
        <w:rPr>
          <w:rFonts w:ascii="MS Gothic" w:eastAsia="MS Gothic" w:hAnsi="MS Gothic" w:cs="MS Gothic" w:hint="eastAsia"/>
        </w:rPr>
        <w:instrText>年</w:instrText>
      </w:r>
      <w:r w:rsidR="00FD6347">
        <w:rPr>
          <w:rFonts w:ascii="Times New Roman" w:hAnsi="Times New Roman" w:cs="Times New Roman"/>
        </w:rPr>
        <w:instrText>2</w:instrText>
      </w:r>
      <w:r w:rsidR="00FD6347">
        <w:rPr>
          <w:rFonts w:ascii="MS Gothic" w:eastAsia="MS Gothic" w:hAnsi="MS Gothic" w:cs="MS Gothic" w:hint="eastAsia"/>
        </w:rPr>
        <w:instrText>月</w:instrText>
      </w:r>
      <w:r w:rsidR="00FD6347">
        <w:rPr>
          <w:rFonts w:ascii="Times New Roman" w:hAnsi="Times New Roman" w:cs="Times New Roman"/>
        </w:rPr>
        <w:instrText>11</w:instrText>
      </w:r>
      <w:r w:rsidR="00FD6347">
        <w:rPr>
          <w:rFonts w:ascii="MS Gothic" w:eastAsia="MS Gothic" w:hAnsi="MS Gothic" w:cs="MS Gothic" w:hint="eastAsia"/>
        </w:rPr>
        <w:instrText>日中国内地</w:instrText>
      </w:r>
      <w:r w:rsidR="00FD6347">
        <w:rPr>
          <w:rFonts w:ascii="Microsoft JhengHei" w:eastAsia="Microsoft JhengHei" w:hAnsi="Microsoft JhengHei" w:cs="Microsoft JhengHei" w:hint="eastAsia"/>
        </w:rPr>
        <w:instrText>报告所有病例的流行病学特征进行描述和分析。</w:instrText>
      </w:r>
      <w:r w:rsidR="00FD6347">
        <w:rPr>
          <w:rFonts w:ascii="Times New Roman" w:hAnsi="Times New Roman" w:cs="Times New Roman"/>
        </w:rPr>
        <w:instrText xml:space="preserve"> </w:instrText>
      </w:r>
      <w:r w:rsidR="00FD6347">
        <w:rPr>
          <w:rFonts w:ascii="MS Gothic" w:eastAsia="MS Gothic" w:hAnsi="MS Gothic" w:cs="MS Gothic" w:hint="eastAsia"/>
        </w:rPr>
        <w:instrText>方法：</w:instrText>
      </w:r>
      <w:r w:rsidR="00FD6347">
        <w:rPr>
          <w:rFonts w:ascii="Times New Roman" w:hAnsi="Times New Roman" w:cs="Times New Roman"/>
        </w:rPr>
        <w:instrText xml:space="preserve"> </w:instrText>
      </w:r>
      <w:r w:rsidR="00FD6347">
        <w:rPr>
          <w:rFonts w:ascii="Microsoft JhengHei" w:eastAsia="Microsoft JhengHei" w:hAnsi="Microsoft JhengHei" w:cs="Microsoft JhengHei" w:hint="eastAsia"/>
        </w:rPr>
        <w:instrText>选取截至</w:instrText>
      </w:r>
      <w:r w:rsidR="00FD6347">
        <w:rPr>
          <w:rFonts w:ascii="Times New Roman" w:hAnsi="Times New Roman" w:cs="Times New Roman"/>
        </w:rPr>
        <w:instrText>2020</w:instrText>
      </w:r>
      <w:r w:rsidR="00FD6347">
        <w:rPr>
          <w:rFonts w:ascii="MS Gothic" w:eastAsia="MS Gothic" w:hAnsi="MS Gothic" w:cs="MS Gothic" w:hint="eastAsia"/>
        </w:rPr>
        <w:instrText>年</w:instrText>
      </w:r>
      <w:r w:rsidR="00FD6347">
        <w:rPr>
          <w:rFonts w:ascii="Times New Roman" w:hAnsi="Times New Roman" w:cs="Times New Roman"/>
        </w:rPr>
        <w:instrText>2</w:instrText>
      </w:r>
      <w:r w:rsidR="00FD6347">
        <w:rPr>
          <w:rFonts w:ascii="MS Gothic" w:eastAsia="MS Gothic" w:hAnsi="MS Gothic" w:cs="MS Gothic" w:hint="eastAsia"/>
        </w:rPr>
        <w:instrText>月</w:instrText>
      </w:r>
      <w:r w:rsidR="00FD6347">
        <w:rPr>
          <w:rFonts w:ascii="Times New Roman" w:hAnsi="Times New Roman" w:cs="Times New Roman"/>
        </w:rPr>
        <w:instrText>11</w:instrText>
      </w:r>
      <w:r w:rsidR="00FD6347">
        <w:rPr>
          <w:rFonts w:ascii="MS Gothic" w:eastAsia="MS Gothic" w:hAnsi="MS Gothic" w:cs="MS Gothic" w:hint="eastAsia"/>
        </w:rPr>
        <w:instrText>日中国内地</w:instrText>
      </w:r>
      <w:r w:rsidR="00FD6347">
        <w:rPr>
          <w:rFonts w:ascii="Microsoft JhengHei" w:eastAsia="Microsoft JhengHei" w:hAnsi="Microsoft JhengHei" w:cs="Microsoft JhengHei" w:hint="eastAsia"/>
        </w:rPr>
        <w:instrText>传染病报告信息系统中上报所有新型冠状病毒肺炎病例。分析包括：</w:instrText>
      </w:r>
      <w:r w:rsidR="00FD6347">
        <w:rPr>
          <w:rFonts w:ascii="Calibri" w:hAnsi="Calibri" w:cs="Calibri"/>
        </w:rPr>
        <w:instrText>①</w:instrText>
      </w:r>
      <w:r w:rsidR="00FD6347">
        <w:rPr>
          <w:rFonts w:ascii="MS Gothic" w:eastAsia="MS Gothic" w:hAnsi="MS Gothic" w:cs="MS Gothic" w:hint="eastAsia"/>
        </w:rPr>
        <w:instrText>患者特征；</w:instrText>
      </w:r>
      <w:r w:rsidR="00FD6347">
        <w:rPr>
          <w:rFonts w:ascii="Calibri" w:hAnsi="Calibri" w:cs="Calibri"/>
        </w:rPr>
        <w:instrText>②</w:instrText>
      </w:r>
      <w:r w:rsidR="00FD6347">
        <w:rPr>
          <w:rFonts w:ascii="MS Gothic" w:eastAsia="MS Gothic" w:hAnsi="MS Gothic" w:cs="MS Gothic" w:hint="eastAsia"/>
        </w:rPr>
        <w:instrText>病死率；</w:instrText>
      </w:r>
      <w:r w:rsidR="00FD6347">
        <w:rPr>
          <w:rFonts w:ascii="Calibri" w:hAnsi="Calibri" w:cs="Calibri"/>
        </w:rPr>
        <w:instrText>③</w:instrText>
      </w:r>
      <w:r w:rsidR="00FD6347">
        <w:rPr>
          <w:rFonts w:ascii="MS Gothic" w:eastAsia="MS Gothic" w:hAnsi="MS Gothic" w:cs="MS Gothic" w:hint="eastAsia"/>
        </w:rPr>
        <w:instrText>年</w:instrText>
      </w:r>
      <w:r w:rsidR="00FD6347">
        <w:rPr>
          <w:rFonts w:ascii="Microsoft JhengHei" w:eastAsia="Microsoft JhengHei" w:hAnsi="Microsoft JhengHei" w:cs="Microsoft JhengHei" w:hint="eastAsia"/>
        </w:rPr>
        <w:instrText>龄分布和性别比例；</w:instrText>
      </w:r>
      <w:r w:rsidR="00FD6347">
        <w:rPr>
          <w:rFonts w:ascii="Calibri" w:hAnsi="Calibri" w:cs="Calibri"/>
        </w:rPr>
        <w:instrText>④</w:instrText>
      </w:r>
      <w:r w:rsidR="00FD6347">
        <w:rPr>
          <w:rFonts w:ascii="MS Gothic" w:eastAsia="MS Gothic" w:hAnsi="MS Gothic" w:cs="MS Gothic" w:hint="eastAsia"/>
        </w:rPr>
        <w:instrText>疾病</w:instrText>
      </w:r>
      <w:r w:rsidR="00FD6347">
        <w:rPr>
          <w:rFonts w:ascii="Microsoft JhengHei" w:eastAsia="Microsoft JhengHei" w:hAnsi="Microsoft JhengHei" w:cs="Microsoft JhengHei" w:hint="eastAsia"/>
        </w:rPr>
        <w:instrText>传播的时空特点；</w:instrText>
      </w:r>
      <w:r w:rsidR="00FD6347">
        <w:rPr>
          <w:rFonts w:ascii="Calibri" w:hAnsi="Calibri" w:cs="Calibri"/>
        </w:rPr>
        <w:instrText>⑤</w:instrText>
      </w:r>
      <w:r w:rsidR="00FD6347">
        <w:rPr>
          <w:rFonts w:ascii="MS Gothic" w:eastAsia="MS Gothic" w:hAnsi="MS Gothic" w:cs="MS Gothic" w:hint="eastAsia"/>
        </w:rPr>
        <w:instrText>所有病例、湖北省以外病例和医</w:instrText>
      </w:r>
      <w:r w:rsidR="00FD6347">
        <w:rPr>
          <w:rFonts w:ascii="Microsoft JhengHei" w:eastAsia="Microsoft JhengHei" w:hAnsi="Microsoft JhengHei" w:cs="Microsoft JhengHei" w:hint="eastAsia"/>
        </w:rPr>
        <w:instrText>务人员病例的流行病学曲线。</w:instrText>
      </w:r>
      <w:r w:rsidR="00FD6347">
        <w:rPr>
          <w:rFonts w:ascii="Times New Roman" w:hAnsi="Times New Roman" w:cs="Times New Roman"/>
        </w:rPr>
        <w:instrText xml:space="preserve"> </w:instrText>
      </w:r>
      <w:r w:rsidR="00FD6347">
        <w:rPr>
          <w:rFonts w:ascii="Microsoft JhengHei" w:eastAsia="Microsoft JhengHei" w:hAnsi="Microsoft JhengHei" w:cs="Microsoft JhengHei" w:hint="eastAsia"/>
        </w:rPr>
        <w:instrText>结果：</w:instrText>
      </w:r>
      <w:r w:rsidR="00FD6347">
        <w:rPr>
          <w:rFonts w:ascii="Times New Roman" w:hAnsi="Times New Roman" w:cs="Times New Roman"/>
        </w:rPr>
        <w:instrText xml:space="preserve"> </w:instrText>
      </w:r>
      <w:r w:rsidR="00FD6347">
        <w:rPr>
          <w:rFonts w:ascii="MS Gothic" w:eastAsia="MS Gothic" w:hAnsi="MS Gothic" w:cs="MS Gothic" w:hint="eastAsia"/>
        </w:rPr>
        <w:instrText>中国内地共</w:instrText>
      </w:r>
      <w:r w:rsidR="00FD6347">
        <w:rPr>
          <w:rFonts w:ascii="Microsoft JhengHei" w:eastAsia="Microsoft JhengHei" w:hAnsi="Microsoft JhengHei" w:cs="Microsoft JhengHei" w:hint="eastAsia"/>
        </w:rPr>
        <w:instrText>报告</w:instrText>
      </w:r>
      <w:r w:rsidR="00FD6347">
        <w:rPr>
          <w:rFonts w:ascii="Times New Roman" w:hAnsi="Times New Roman" w:cs="Times New Roman"/>
        </w:rPr>
        <w:instrText>72 314</w:instrText>
      </w:r>
      <w:r w:rsidR="00FD6347">
        <w:rPr>
          <w:rFonts w:ascii="MS Gothic" w:eastAsia="MS Gothic" w:hAnsi="MS Gothic" w:cs="MS Gothic" w:hint="eastAsia"/>
        </w:rPr>
        <w:instrText>例病例，其中确</w:instrText>
      </w:r>
      <w:r w:rsidR="00FD6347">
        <w:rPr>
          <w:rFonts w:ascii="Microsoft JhengHei" w:eastAsia="Microsoft JhengHei" w:hAnsi="Microsoft JhengHei" w:cs="Microsoft JhengHei" w:hint="eastAsia"/>
        </w:rPr>
        <w:instrText>诊病例</w:instrText>
      </w:r>
      <w:r w:rsidR="00FD6347">
        <w:rPr>
          <w:rFonts w:ascii="Times New Roman" w:hAnsi="Times New Roman" w:cs="Times New Roman"/>
        </w:rPr>
        <w:instrText>44 672</w:instrText>
      </w:r>
      <w:r w:rsidR="00FD6347">
        <w:rPr>
          <w:rFonts w:ascii="MS Gothic" w:eastAsia="MS Gothic" w:hAnsi="MS Gothic" w:cs="MS Gothic" w:hint="eastAsia"/>
        </w:rPr>
        <w:instrText>例（</w:instrText>
      </w:r>
      <w:r w:rsidR="00FD6347">
        <w:rPr>
          <w:rFonts w:ascii="Times New Roman" w:hAnsi="Times New Roman" w:cs="Times New Roman"/>
        </w:rPr>
        <w:instrText>61.8%</w:instrText>
      </w:r>
      <w:r w:rsidR="00FD6347">
        <w:rPr>
          <w:rFonts w:ascii="MS Gothic" w:eastAsia="MS Gothic" w:hAnsi="MS Gothic" w:cs="MS Gothic" w:hint="eastAsia"/>
        </w:rPr>
        <w:instrText>），疑似病例</w:instrText>
      </w:r>
      <w:r w:rsidR="00FD6347">
        <w:rPr>
          <w:rFonts w:ascii="Times New Roman" w:hAnsi="Times New Roman" w:cs="Times New Roman"/>
        </w:rPr>
        <w:instrText>16 186</w:instrText>
      </w:r>
      <w:r w:rsidR="00FD6347">
        <w:rPr>
          <w:rFonts w:ascii="MS Gothic" w:eastAsia="MS Gothic" w:hAnsi="MS Gothic" w:cs="MS Gothic" w:hint="eastAsia"/>
        </w:rPr>
        <w:instrText>例（</w:instrText>
      </w:r>
      <w:r w:rsidR="00FD6347">
        <w:rPr>
          <w:rFonts w:ascii="Times New Roman" w:hAnsi="Times New Roman" w:cs="Times New Roman"/>
        </w:rPr>
        <w:instrText>22.4%</w:instrText>
      </w:r>
      <w:r w:rsidR="00FD6347">
        <w:rPr>
          <w:rFonts w:ascii="MS Gothic" w:eastAsia="MS Gothic" w:hAnsi="MS Gothic" w:cs="MS Gothic" w:hint="eastAsia"/>
        </w:rPr>
        <w:instrText>），</w:instrText>
      </w:r>
      <w:r w:rsidR="00FD6347">
        <w:rPr>
          <w:rFonts w:ascii="Microsoft JhengHei" w:eastAsia="Microsoft JhengHei" w:hAnsi="Microsoft JhengHei" w:cs="Microsoft JhengHei" w:hint="eastAsia"/>
        </w:rPr>
        <w:instrText>临床诊断病例</w:instrText>
      </w:r>
      <w:r w:rsidR="00FD6347">
        <w:rPr>
          <w:rFonts w:ascii="Times New Roman" w:hAnsi="Times New Roman" w:cs="Times New Roman"/>
        </w:rPr>
        <w:instrText>10 567</w:instrText>
      </w:r>
      <w:r w:rsidR="00FD6347">
        <w:rPr>
          <w:rFonts w:ascii="MS Gothic" w:eastAsia="MS Gothic" w:hAnsi="MS Gothic" w:cs="MS Gothic" w:hint="eastAsia"/>
        </w:rPr>
        <w:instrText>例（</w:instrText>
      </w:r>
      <w:r w:rsidR="00FD6347">
        <w:rPr>
          <w:rFonts w:ascii="Times New Roman" w:hAnsi="Times New Roman" w:cs="Times New Roman"/>
        </w:rPr>
        <w:instrText>14.6%</w:instrText>
      </w:r>
      <w:r w:rsidR="00FD6347">
        <w:rPr>
          <w:rFonts w:ascii="MS Gothic" w:eastAsia="MS Gothic" w:hAnsi="MS Gothic" w:cs="MS Gothic" w:hint="eastAsia"/>
        </w:rPr>
        <w:instrText>），无症状感染者</w:instrText>
      </w:r>
      <w:r w:rsidR="00FD6347">
        <w:rPr>
          <w:rFonts w:ascii="Times New Roman" w:hAnsi="Times New Roman" w:cs="Times New Roman"/>
        </w:rPr>
        <w:instrText>889</w:instrText>
      </w:r>
      <w:r w:rsidR="00FD6347">
        <w:rPr>
          <w:rFonts w:ascii="MS Gothic" w:eastAsia="MS Gothic" w:hAnsi="MS Gothic" w:cs="MS Gothic" w:hint="eastAsia"/>
        </w:rPr>
        <w:instrText>例（</w:instrText>
      </w:r>
      <w:r w:rsidR="00FD6347">
        <w:rPr>
          <w:rFonts w:ascii="Times New Roman" w:hAnsi="Times New Roman" w:cs="Times New Roman"/>
        </w:rPr>
        <w:instrText>1.2%</w:instrText>
      </w:r>
      <w:r w:rsidR="00FD6347">
        <w:rPr>
          <w:rFonts w:ascii="MS Gothic" w:eastAsia="MS Gothic" w:hAnsi="MS Gothic" w:cs="MS Gothic" w:hint="eastAsia"/>
        </w:rPr>
        <w:instrText>）。在确</w:instrText>
      </w:r>
      <w:r w:rsidR="00FD6347">
        <w:rPr>
          <w:rFonts w:ascii="Microsoft JhengHei" w:eastAsia="Microsoft JhengHei" w:hAnsi="Microsoft JhengHei" w:cs="Microsoft JhengHei" w:hint="eastAsia"/>
        </w:rPr>
        <w:instrText>诊病例中，大多数年龄在</w:instrText>
      </w:r>
      <w:r w:rsidR="00FD6347">
        <w:rPr>
          <w:rFonts w:ascii="Times New Roman" w:hAnsi="Times New Roman" w:cs="Times New Roman"/>
        </w:rPr>
        <w:instrText>30</w:instrText>
      </w:r>
      <w:r w:rsidR="00FD6347">
        <w:rPr>
          <w:rFonts w:ascii="MS Gothic" w:eastAsia="MS Gothic" w:hAnsi="MS Gothic" w:cs="MS Gothic" w:hint="eastAsia"/>
        </w:rPr>
        <w:instrText>～</w:instrText>
      </w:r>
      <w:r w:rsidR="00FD6347">
        <w:rPr>
          <w:rFonts w:ascii="Times New Roman" w:hAnsi="Times New Roman" w:cs="Times New Roman"/>
        </w:rPr>
        <w:instrText>79</w:instrText>
      </w:r>
      <w:r w:rsidR="00FD6347">
        <w:rPr>
          <w:rFonts w:ascii="Microsoft JhengHei" w:eastAsia="Microsoft JhengHei" w:hAnsi="Microsoft JhengHei" w:cs="Microsoft JhengHei" w:hint="eastAsia"/>
        </w:rPr>
        <w:instrText>岁（</w:instrText>
      </w:r>
      <w:r w:rsidR="00FD6347">
        <w:rPr>
          <w:rFonts w:ascii="Times New Roman" w:hAnsi="Times New Roman" w:cs="Times New Roman"/>
        </w:rPr>
        <w:instrText>86.6%</w:instrText>
      </w:r>
      <w:r w:rsidR="00FD6347">
        <w:rPr>
          <w:rFonts w:ascii="MS Gothic" w:eastAsia="MS Gothic" w:hAnsi="MS Gothic" w:cs="MS Gothic" w:hint="eastAsia"/>
        </w:rPr>
        <w:instrText>），湖北省（</w:instrText>
      </w:r>
      <w:r w:rsidR="00FD6347">
        <w:rPr>
          <w:rFonts w:ascii="Times New Roman" w:hAnsi="Times New Roman" w:cs="Times New Roman"/>
        </w:rPr>
        <w:instrText>74.7%</w:instrText>
      </w:r>
      <w:r w:rsidR="00FD6347">
        <w:rPr>
          <w:rFonts w:ascii="MS Gothic" w:eastAsia="MS Gothic" w:hAnsi="MS Gothic" w:cs="MS Gothic" w:hint="eastAsia"/>
        </w:rPr>
        <w:instrText>），</w:instrText>
      </w:r>
      <w:r w:rsidR="00FD6347">
        <w:rPr>
          <w:rFonts w:ascii="Microsoft JhengHei" w:eastAsia="Microsoft JhengHei" w:hAnsi="Microsoft JhengHei" w:cs="Microsoft JhengHei" w:hint="eastAsia"/>
        </w:rPr>
        <w:instrText>轻</w:instrText>
      </w:r>
      <w:r w:rsidR="00FD6347">
        <w:rPr>
          <w:rFonts w:ascii="Times New Roman" w:hAnsi="Times New Roman" w:cs="Times New Roman"/>
        </w:rPr>
        <w:instrText>/</w:instrText>
      </w:r>
      <w:r w:rsidR="00FD6347">
        <w:rPr>
          <w:rFonts w:ascii="MS Gothic" w:eastAsia="MS Gothic" w:hAnsi="MS Gothic" w:cs="MS Gothic" w:hint="eastAsia"/>
        </w:rPr>
        <w:instrText>中症病例</w:instrText>
      </w:r>
      <w:r w:rsidR="00FD6347">
        <w:rPr>
          <w:rFonts w:ascii="Microsoft JhengHei" w:eastAsia="Microsoft JhengHei" w:hAnsi="Microsoft JhengHei" w:cs="Microsoft JhengHei" w:hint="eastAsia"/>
        </w:rPr>
        <w:instrText>为主（</w:instrText>
      </w:r>
      <w:r w:rsidR="00FD6347">
        <w:rPr>
          <w:rFonts w:ascii="Times New Roman" w:hAnsi="Times New Roman" w:cs="Times New Roman"/>
        </w:rPr>
        <w:instrText>80.9%</w:instrText>
      </w:r>
      <w:r w:rsidR="00FD6347">
        <w:rPr>
          <w:rFonts w:ascii="MS Gothic" w:eastAsia="MS Gothic" w:hAnsi="MS Gothic" w:cs="MS Gothic" w:hint="eastAsia"/>
        </w:rPr>
        <w:instrText>）。确</w:instrText>
      </w:r>
      <w:r w:rsidR="00FD6347">
        <w:rPr>
          <w:rFonts w:ascii="Microsoft JhengHei" w:eastAsia="Microsoft JhengHei" w:hAnsi="Microsoft JhengHei" w:cs="Microsoft JhengHei" w:hint="eastAsia"/>
        </w:rPr>
        <w:instrText>诊病例中，死亡</w:instrText>
      </w:r>
      <w:r w:rsidR="00FD6347">
        <w:rPr>
          <w:rFonts w:ascii="Times New Roman" w:hAnsi="Times New Roman" w:cs="Times New Roman"/>
        </w:rPr>
        <w:instrText>1 023</w:instrText>
      </w:r>
      <w:r w:rsidR="00FD6347">
        <w:rPr>
          <w:rFonts w:ascii="MS Gothic" w:eastAsia="MS Gothic" w:hAnsi="MS Gothic" w:cs="MS Gothic" w:hint="eastAsia"/>
        </w:rPr>
        <w:instrText>例，粗病死率</w:instrText>
      </w:r>
      <w:r w:rsidR="00FD6347">
        <w:rPr>
          <w:rFonts w:ascii="Microsoft JhengHei" w:eastAsia="Microsoft JhengHei" w:hAnsi="Microsoft JhengHei" w:cs="Microsoft JhengHei" w:hint="eastAsia"/>
        </w:rPr>
        <w:instrText>为</w:instrText>
      </w:r>
      <w:r w:rsidR="00FD6347">
        <w:rPr>
          <w:rFonts w:ascii="Times New Roman" w:hAnsi="Times New Roman" w:cs="Times New Roman"/>
        </w:rPr>
        <w:instrText>2.3%</w:instrText>
      </w:r>
      <w:r w:rsidR="00FD6347">
        <w:rPr>
          <w:rFonts w:ascii="MS Gothic" w:eastAsia="MS Gothic" w:hAnsi="MS Gothic" w:cs="MS Gothic" w:hint="eastAsia"/>
        </w:rPr>
        <w:instrText>。个案</w:instrText>
      </w:r>
      <w:r w:rsidR="00FD6347">
        <w:rPr>
          <w:rFonts w:ascii="Microsoft JhengHei" w:eastAsia="Microsoft JhengHei" w:hAnsi="Microsoft JhengHei" w:cs="Microsoft JhengHei" w:hint="eastAsia"/>
        </w:rPr>
        <w:instrText>调查结果提示，疫情在</w:instrText>
      </w:r>
      <w:r w:rsidR="00FD6347">
        <w:rPr>
          <w:rFonts w:ascii="Times New Roman" w:hAnsi="Times New Roman" w:cs="Times New Roman"/>
        </w:rPr>
        <w:instrText>2019</w:instrText>
      </w:r>
      <w:r w:rsidR="00FD6347">
        <w:rPr>
          <w:rFonts w:ascii="MS Gothic" w:eastAsia="MS Gothic" w:hAnsi="MS Gothic" w:cs="MS Gothic" w:hint="eastAsia"/>
        </w:rPr>
        <w:instrText>年</w:instrText>
      </w:r>
      <w:r w:rsidR="00FD6347">
        <w:rPr>
          <w:rFonts w:ascii="Times New Roman" w:hAnsi="Times New Roman" w:cs="Times New Roman"/>
        </w:rPr>
        <w:instrText>12</w:instrText>
      </w:r>
      <w:r w:rsidR="00FD6347">
        <w:rPr>
          <w:rFonts w:ascii="MS Gothic" w:eastAsia="MS Gothic" w:hAnsi="MS Gothic" w:cs="MS Gothic" w:hint="eastAsia"/>
        </w:rPr>
        <w:instrText>月从湖北向外</w:instrText>
      </w:r>
      <w:r w:rsidR="00FD6347">
        <w:rPr>
          <w:rFonts w:ascii="Microsoft JhengHei" w:eastAsia="Microsoft JhengHei" w:hAnsi="Microsoft JhengHei" w:cs="Microsoft JhengHei" w:hint="eastAsia"/>
        </w:rPr>
        <w:instrText>传播，截至</w:instrText>
      </w:r>
      <w:r w:rsidR="00FD6347">
        <w:rPr>
          <w:rFonts w:ascii="Times New Roman" w:hAnsi="Times New Roman" w:cs="Times New Roman"/>
        </w:rPr>
        <w:instrText>2020</w:instrText>
      </w:r>
      <w:r w:rsidR="00FD6347">
        <w:rPr>
          <w:rFonts w:ascii="MS Gothic" w:eastAsia="MS Gothic" w:hAnsi="MS Gothic" w:cs="MS Gothic" w:hint="eastAsia"/>
        </w:rPr>
        <w:instrText>年</w:instrText>
      </w:r>
      <w:r w:rsidR="00FD6347">
        <w:rPr>
          <w:rFonts w:ascii="Times New Roman" w:hAnsi="Times New Roman" w:cs="Times New Roman"/>
        </w:rPr>
        <w:instrText>2</w:instrText>
      </w:r>
      <w:r w:rsidR="00FD6347">
        <w:rPr>
          <w:rFonts w:ascii="MS Gothic" w:eastAsia="MS Gothic" w:hAnsi="MS Gothic" w:cs="MS Gothic" w:hint="eastAsia"/>
        </w:rPr>
        <w:instrText>月</w:instrText>
      </w:r>
      <w:r w:rsidR="00FD6347">
        <w:rPr>
          <w:rFonts w:ascii="Times New Roman" w:hAnsi="Times New Roman" w:cs="Times New Roman"/>
        </w:rPr>
        <w:instrText>11</w:instrText>
      </w:r>
      <w:r w:rsidR="00FD6347">
        <w:rPr>
          <w:rFonts w:ascii="MS Gothic" w:eastAsia="MS Gothic" w:hAnsi="MS Gothic" w:cs="MS Gothic" w:hint="eastAsia"/>
        </w:rPr>
        <w:instrText>日，全国</w:instrText>
      </w:r>
      <w:r w:rsidR="00FD6347">
        <w:rPr>
          <w:rFonts w:ascii="Times New Roman" w:hAnsi="Times New Roman" w:cs="Times New Roman"/>
        </w:rPr>
        <w:instrText>31</w:instrText>
      </w:r>
      <w:r w:rsidR="00FD6347">
        <w:rPr>
          <w:rFonts w:ascii="MS Gothic" w:eastAsia="MS Gothic" w:hAnsi="MS Gothic" w:cs="MS Gothic" w:hint="eastAsia"/>
        </w:rPr>
        <w:instrText>个省的</w:instrText>
      </w:r>
      <w:r w:rsidR="00FD6347">
        <w:rPr>
          <w:rFonts w:ascii="Times New Roman" w:hAnsi="Times New Roman" w:cs="Times New Roman"/>
        </w:rPr>
        <w:instrText>1 386</w:instrText>
      </w:r>
      <w:r w:rsidR="00FD6347">
        <w:rPr>
          <w:rFonts w:ascii="MS Gothic" w:eastAsia="MS Gothic" w:hAnsi="MS Gothic" w:cs="MS Gothic" w:hint="eastAsia"/>
        </w:rPr>
        <w:instrText>个</w:instrText>
      </w:r>
      <w:r w:rsidR="00FD6347">
        <w:rPr>
          <w:rFonts w:ascii="Microsoft JhengHei" w:eastAsia="Microsoft JhengHei" w:hAnsi="Microsoft JhengHei" w:cs="Microsoft JhengHei" w:hint="eastAsia"/>
        </w:rPr>
        <w:instrText>县区受到了影响。流行曲线显示在</w:instrText>
      </w:r>
      <w:r w:rsidR="00FD6347">
        <w:rPr>
          <w:rFonts w:ascii="Times New Roman" w:hAnsi="Times New Roman" w:cs="Times New Roman"/>
        </w:rPr>
        <w:instrText>1</w:instrText>
      </w:r>
      <w:r w:rsidR="00FD6347">
        <w:rPr>
          <w:rFonts w:ascii="MS Gothic" w:eastAsia="MS Gothic" w:hAnsi="MS Gothic" w:cs="MS Gothic" w:hint="eastAsia"/>
        </w:rPr>
        <w:instrText>月</w:instrText>
      </w:r>
      <w:r w:rsidR="00FD6347">
        <w:rPr>
          <w:rFonts w:ascii="Times New Roman" w:hAnsi="Times New Roman" w:cs="Times New Roman"/>
        </w:rPr>
        <w:instrText>23</w:instrText>
      </w:r>
      <w:r w:rsidR="00FD6347">
        <w:rPr>
          <w:rFonts w:ascii="MS Gothic" w:eastAsia="MS Gothic" w:hAnsi="MS Gothic" w:cs="MS Gothic" w:hint="eastAsia"/>
        </w:rPr>
        <w:instrText>－</w:instrText>
      </w:r>
      <w:r w:rsidR="00FD6347">
        <w:rPr>
          <w:rFonts w:ascii="Times New Roman" w:hAnsi="Times New Roman" w:cs="Times New Roman"/>
        </w:rPr>
        <w:instrText>26</w:instrText>
      </w:r>
      <w:r w:rsidR="00FD6347">
        <w:rPr>
          <w:rFonts w:ascii="MS Gothic" w:eastAsia="MS Gothic" w:hAnsi="MS Gothic" w:cs="MS Gothic" w:hint="eastAsia"/>
        </w:rPr>
        <w:instrText>日达到峰</w:instrText>
      </w:r>
      <w:r w:rsidR="00FD6347">
        <w:rPr>
          <w:rFonts w:ascii="Microsoft JhengHei" w:eastAsia="Microsoft JhengHei" w:hAnsi="Microsoft JhengHei" w:cs="Microsoft JhengHei" w:hint="eastAsia"/>
        </w:rPr>
        <w:instrText>值，并且观察到发病数下降趋势。截至</w:instrText>
      </w:r>
      <w:r w:rsidR="00FD6347">
        <w:rPr>
          <w:rFonts w:ascii="Times New Roman" w:hAnsi="Times New Roman" w:cs="Times New Roman"/>
        </w:rPr>
        <w:instrText>2</w:instrText>
      </w:r>
      <w:r w:rsidR="00FD6347">
        <w:rPr>
          <w:rFonts w:ascii="MS Gothic" w:eastAsia="MS Gothic" w:hAnsi="MS Gothic" w:cs="MS Gothic" w:hint="eastAsia"/>
        </w:rPr>
        <w:instrText>月</w:instrText>
      </w:r>
      <w:r w:rsidR="00FD6347">
        <w:rPr>
          <w:rFonts w:ascii="Times New Roman" w:hAnsi="Times New Roman" w:cs="Times New Roman"/>
        </w:rPr>
        <w:instrText>11</w:instrText>
      </w:r>
      <w:r w:rsidR="00FD6347">
        <w:rPr>
          <w:rFonts w:ascii="MS Gothic" w:eastAsia="MS Gothic" w:hAnsi="MS Gothic" w:cs="MS Gothic" w:hint="eastAsia"/>
        </w:rPr>
        <w:instrText>日，共有</w:instrText>
      </w:r>
      <w:r w:rsidR="00FD6347">
        <w:rPr>
          <w:rFonts w:ascii="Times New Roman" w:hAnsi="Times New Roman" w:cs="Times New Roman"/>
        </w:rPr>
        <w:instrText>1 716</w:instrText>
      </w:r>
      <w:r w:rsidR="00FD6347">
        <w:rPr>
          <w:rFonts w:ascii="MS Gothic" w:eastAsia="MS Gothic" w:hAnsi="MS Gothic" w:cs="MS Gothic" w:hint="eastAsia"/>
        </w:rPr>
        <w:instrText>名医</w:instrText>
      </w:r>
      <w:r w:rsidR="00FD6347">
        <w:rPr>
          <w:rFonts w:ascii="Microsoft JhengHei" w:eastAsia="Microsoft JhengHei" w:hAnsi="Microsoft JhengHei" w:cs="Microsoft JhengHei" w:hint="eastAsia"/>
        </w:rPr>
        <w:instrText>务工作者感染，其中</w:instrText>
      </w:r>
      <w:r w:rsidR="00FD6347">
        <w:rPr>
          <w:rFonts w:ascii="Times New Roman" w:hAnsi="Times New Roman" w:cs="Times New Roman"/>
        </w:rPr>
        <w:instrText>5</w:instrText>
      </w:r>
      <w:r w:rsidR="00FD6347">
        <w:rPr>
          <w:rFonts w:ascii="MS Gothic" w:eastAsia="MS Gothic" w:hAnsi="MS Gothic" w:cs="MS Gothic" w:hint="eastAsia"/>
        </w:rPr>
        <w:instrText>人死亡，粗病死率</w:instrText>
      </w:r>
      <w:r w:rsidR="00FD6347">
        <w:rPr>
          <w:rFonts w:ascii="Microsoft JhengHei" w:eastAsia="Microsoft JhengHei" w:hAnsi="Microsoft JhengHei" w:cs="Microsoft JhengHei" w:hint="eastAsia"/>
        </w:rPr>
        <w:instrText>为</w:instrText>
      </w:r>
      <w:r w:rsidR="00FD6347">
        <w:rPr>
          <w:rFonts w:ascii="Times New Roman" w:hAnsi="Times New Roman" w:cs="Times New Roman"/>
        </w:rPr>
        <w:instrText>0.3%</w:instrText>
      </w:r>
      <w:r w:rsidR="00FD6347">
        <w:rPr>
          <w:rFonts w:ascii="MS Gothic" w:eastAsia="MS Gothic" w:hAnsi="MS Gothic" w:cs="MS Gothic" w:hint="eastAsia"/>
        </w:rPr>
        <w:instrText>。</w:instrText>
      </w:r>
      <w:r w:rsidR="00FD6347">
        <w:rPr>
          <w:rFonts w:ascii="Times New Roman" w:hAnsi="Times New Roman" w:cs="Times New Roman"/>
        </w:rPr>
        <w:instrText xml:space="preserve"> </w:instrText>
      </w:r>
      <w:r w:rsidR="00FD6347">
        <w:rPr>
          <w:rFonts w:ascii="Microsoft JhengHei" w:eastAsia="Microsoft JhengHei" w:hAnsi="Microsoft JhengHei" w:cs="Microsoft JhengHei" w:hint="eastAsia"/>
        </w:rPr>
        <w:instrText>结论：</w:instrText>
      </w:r>
      <w:r w:rsidR="00FD6347">
        <w:rPr>
          <w:rFonts w:ascii="Times New Roman" w:hAnsi="Times New Roman" w:cs="Times New Roman"/>
        </w:rPr>
        <w:instrText xml:space="preserve"> </w:instrText>
      </w:r>
      <w:r w:rsidR="00FD6347">
        <w:rPr>
          <w:rFonts w:ascii="MS Gothic" w:eastAsia="MS Gothic" w:hAnsi="MS Gothic" w:cs="MS Gothic" w:hint="eastAsia"/>
        </w:rPr>
        <w:instrText>新型冠状病毒肺炎</w:instrText>
      </w:r>
      <w:r w:rsidR="00FD6347">
        <w:rPr>
          <w:rFonts w:ascii="Microsoft JhengHei" w:eastAsia="Microsoft JhengHei" w:hAnsi="Microsoft JhengHei" w:cs="Microsoft JhengHei" w:hint="eastAsia"/>
        </w:rPr>
        <w:instrText>传播流行迅速，从首次报告病例日后</w:instrText>
      </w:r>
      <w:r w:rsidR="00FD6347">
        <w:rPr>
          <w:rFonts w:ascii="Times New Roman" w:hAnsi="Times New Roman" w:cs="Times New Roman"/>
        </w:rPr>
        <w:instrText>30 d</w:instrText>
      </w:r>
      <w:r w:rsidR="00FD6347">
        <w:rPr>
          <w:rFonts w:ascii="MS Gothic" w:eastAsia="MS Gothic" w:hAnsi="MS Gothic" w:cs="MS Gothic" w:hint="eastAsia"/>
        </w:rPr>
        <w:instrText>蔓延至</w:instrText>
      </w:r>
      <w:r w:rsidR="00FD6347">
        <w:rPr>
          <w:rFonts w:ascii="Times New Roman" w:hAnsi="Times New Roman" w:cs="Times New Roman"/>
        </w:rPr>
        <w:instrText>31</w:instrText>
      </w:r>
      <w:r w:rsidR="00FD6347">
        <w:rPr>
          <w:rFonts w:ascii="MS Gothic" w:eastAsia="MS Gothic" w:hAnsi="MS Gothic" w:cs="MS Gothic" w:hint="eastAsia"/>
        </w:rPr>
        <w:instrText>个省（区</w:instrText>
      </w:r>
      <w:r w:rsidR="00FD6347">
        <w:rPr>
          <w:rFonts w:ascii="Times New Roman" w:hAnsi="Times New Roman" w:cs="Times New Roman"/>
        </w:rPr>
        <w:instrText>/</w:instrText>
      </w:r>
      <w:r w:rsidR="00FD6347">
        <w:rPr>
          <w:rFonts w:ascii="MS Gothic" w:eastAsia="MS Gothic" w:hAnsi="MS Gothic" w:cs="MS Gothic" w:hint="eastAsia"/>
        </w:rPr>
        <w:instrText>市），疫情在</w:instrText>
      </w:r>
      <w:r w:rsidR="00FD6347">
        <w:rPr>
          <w:rFonts w:ascii="Times New Roman" w:hAnsi="Times New Roman" w:cs="Times New Roman"/>
        </w:rPr>
        <w:instrText>1</w:instrText>
      </w:r>
      <w:r w:rsidR="00FD6347">
        <w:rPr>
          <w:rFonts w:ascii="MS Gothic" w:eastAsia="MS Gothic" w:hAnsi="MS Gothic" w:cs="MS Gothic" w:hint="eastAsia"/>
        </w:rPr>
        <w:instrText>月</w:instrText>
      </w:r>
      <w:r w:rsidR="00FD6347">
        <w:rPr>
          <w:rFonts w:ascii="Times New Roman" w:hAnsi="Times New Roman" w:cs="Times New Roman"/>
        </w:rPr>
        <w:instrText>24</w:instrText>
      </w:r>
      <w:r w:rsidR="00FD6347">
        <w:rPr>
          <w:rFonts w:ascii="MS Gothic" w:eastAsia="MS Gothic" w:hAnsi="MS Gothic" w:cs="MS Gothic" w:hint="eastAsia"/>
        </w:rPr>
        <w:instrText>－</w:instrText>
      </w:r>
      <w:r w:rsidR="00FD6347">
        <w:rPr>
          <w:rFonts w:ascii="Times New Roman" w:hAnsi="Times New Roman" w:cs="Times New Roman"/>
        </w:rPr>
        <w:instrText>26</w:instrText>
      </w:r>
      <w:r w:rsidR="00FD6347">
        <w:rPr>
          <w:rFonts w:ascii="MS Gothic" w:eastAsia="MS Gothic" w:hAnsi="MS Gothic" w:cs="MS Gothic" w:hint="eastAsia"/>
        </w:rPr>
        <w:instrText>日达到首个流行峰，</w:instrText>
      </w:r>
      <w:r w:rsidR="00FD6347">
        <w:rPr>
          <w:rFonts w:ascii="Times New Roman" w:hAnsi="Times New Roman" w:cs="Times New Roman"/>
        </w:rPr>
        <w:instrText>2</w:instrText>
      </w:r>
      <w:r w:rsidR="00FD6347">
        <w:rPr>
          <w:rFonts w:ascii="MS Gothic" w:eastAsia="MS Gothic" w:hAnsi="MS Gothic" w:cs="MS Gothic" w:hint="eastAsia"/>
        </w:rPr>
        <w:instrText>月</w:instrText>
      </w:r>
      <w:r w:rsidR="00FD6347">
        <w:rPr>
          <w:rFonts w:ascii="Times New Roman" w:hAnsi="Times New Roman" w:cs="Times New Roman"/>
        </w:rPr>
        <w:instrText>1</w:instrText>
      </w:r>
      <w:r w:rsidR="00FD6347">
        <w:rPr>
          <w:rFonts w:ascii="MS Gothic" w:eastAsia="MS Gothic" w:hAnsi="MS Gothic" w:cs="MS Gothic" w:hint="eastAsia"/>
        </w:rPr>
        <w:instrText>日出</w:instrText>
      </w:r>
      <w:r w:rsidR="00FD6347">
        <w:rPr>
          <w:rFonts w:ascii="Microsoft JhengHei" w:eastAsia="Microsoft JhengHei" w:hAnsi="Microsoft JhengHei" w:cs="Microsoft JhengHei" w:hint="eastAsia"/>
        </w:rPr>
        <w:instrText>现单日发病异常高值，而后逐渐下降。随着人们返回工作岗位，需积极应对可能出现的疫情反弹。</w:instrText>
      </w:r>
      <w:r w:rsidR="00FD6347">
        <w:rPr>
          <w:rFonts w:ascii="Times New Roman" w:hAnsi="Times New Roman" w:cs="Times New Roman"/>
        </w:rPr>
        <w:instrText>.","author":[{"dropping-particle":"","family":"Epidemiology Working Group for NCIP Epidemic Response Chinese Center for Disease Control and Prevention","given":"","non-dropping-particle":"","parse-names":false,"suffix":""}],"container-title":"Zhonghua Liu Xing Bing Xue Za Zhi","id":"ITEM-3","issue":"2","issued":{"date-parts":[["2020","2"]]},"page":"145-151","title":"The epidemiological characteristics of an outbreak of 2019 novel coronavirus diseases (COVID-19) in China","type":"article-journal","volume":"41"},"uris":["http://www.mendeley.com/documents/?uuid=b85a522e-9f1a-43d6-994f-98e947faddd9"]},{"id":"ITEM-4","itemData":{"DOI":"10.1016/j.jinf.2020.03.041","ISSN":"01634453","author":[{"dropping-particle":"","family":"Fu","given":"Leiwen","non-dropping-particle":"","parse-names":false,"suffix":""},{"dropping-particle":"","family":"Wang","given":"Bingyi","non-dropping-particle":"","parse-names":false,"suffix":""},{"dropping-particle":"","family":"Yuan","given":"Tanwei","non-dropping-particle":"","parse-names":false,"suffix":""},{"dropping-particle":"","family":"Chen","given":"Xiaoting","non-dropping-particle":"","parse-names":false,"suffix":""},{"dropping-particle":"","family":"Ao","given":"Yunlong","non-dropping-particle":"","parse-names":false,"suffix":""},{"dropping-particle":"","family":"Fitzpatrick","given":"Thomas","non-dropping-particle":"","parse-names":false,"suffix":""},{"dropping-particle":"","family":"Li","given":"Peiyang","non-dropping-particle":"","parse-names":false,"suffix":""},{"dropping-particle":"","family":"Zhou","given":"Yiguo","non-dropping-particle":"","parse-names":false,"suffix":""},{"dropping-particle":"","family":"Lin","given":"Yi-fan","non-dropping-particle":"","parse-names":false,"suffix":""},{"dropping-particle":"","family":"Duan","given":"Qibin","non-dropping-particle":"","parse-names":false,"suffix":""},{"dropping-particle":"","family":"Luo","given":"Ganfeng","non-dropping-particle":"","parse-names":false,"suffix":""},{"dropping-particle":"","family":"Fan","given":"Song","non-dropping-particle":"","parse-names":false,"suffix":""},{"dropping-particle":"","family":"Lu","given":"Yong","non-dropping-particle":"","parse-names":false,"suffix":""},{"dropping-particle":"","family":"Feng","given":"Anping","non-dropping-particle":"","parse-names":false,"suffix":""},{"dropping-particle":"","family":"Zhan","given":"Yuewei","non-dropping-particle":"","parse-names":false,"suffix":""},{"dropping-particle":"","family":"Liang","given":"Bowen","non-dropping-particle":"","parse-names":false,"suffix":""},{"dropping-particle":"","family":"Cai","given":"Weiping","non-dropping-particle":"","parse-names":false,"suffix":""},{"dropping-particle":"","family":"Zhang","given":"Lin","non-dropping-particle":"","parse-names":false,"suffix":""},{"dropping-particle":"","family":"Du","given":"Xiangjun","non-dropping-particle":"","parse-names":false,"suffix":""},{"dropping-particle":"","family":"Li","given":"Linghua","non-dropping-particle":"","parse-names":false,"suffix":""},{"dropping-particle":"","family":"Shu","given":"Yuelong","non-dropping-particle":"","parse-names":false,"suffix":""},{"dropping-particle":"","family":"Zou","given":"Huachun","non-dropping-particle":"","parse-names":false,"suffix":""}],"container-title":"Journal of Infection","id":"ITEM-4","issue":"6","issued":{"date-parts":[["2020","6"]]},"page":"656-665","title":"Clinical characteristics of coronavirus disease 2019 (COVID-19) in China: A systematic review and meta-analysis","type":"article-journal","volume":"80"},"uris":["http://www.mendeley.com/documents/?uuid=b282d5bd-a68e-47d3-970b-90a2c2c38e65"]}],"mendeley":{"formattedCitation":"(Epidemiology Working Group for NCIP Epidemic Response Chinese Center for Disease Control and Prevention 2020; Fu et al. 2020; He et al. 2020; Ahammed et al. 2021)","plainTextFormattedCitation":"(Epidemiology Working Group for NCIP Epidemic Response Chinese Center for Disease Control and Prevention 2020; Fu et al. 2020; He et al. 2020; Ahammed et al. 2021)","previouslyFormattedCitation":"(Epidemiology Working Group for NCIP Epidemic Response Chinese Center for Disease Control and Prevention 2020; Fu et al. 2020; He et al. 2020; Ahammed et al. 2021)"},"properties":{"noteIndex":0},"schema":"https://github.com/citation-style-language/schema/raw/master/csl-citation.json"}</w:instrText>
      </w:r>
      <w:r w:rsidR="005B3A56" w:rsidRPr="00BA7E40">
        <w:rPr>
          <w:rFonts w:ascii="Times New Roman" w:hAnsi="Times New Roman" w:cs="Times New Roman"/>
        </w:rPr>
        <w:fldChar w:fldCharType="separate"/>
      </w:r>
      <w:r w:rsidR="00FD6347" w:rsidRPr="00FD6347">
        <w:rPr>
          <w:rFonts w:ascii="Times New Roman" w:hAnsi="Times New Roman" w:cs="Times New Roman"/>
          <w:noProof/>
        </w:rPr>
        <w:t>(Epidemiology Working Group for NCIP Epidemic Response Chinese Center for Disease Control and Prevention 2020; Fu et al. 2020; He et al. 2020; Ahammed et al. 2021)</w:t>
      </w:r>
      <w:r w:rsidR="005B3A56" w:rsidRPr="00BA7E40">
        <w:rPr>
          <w:rFonts w:ascii="Times New Roman" w:hAnsi="Times New Roman" w:cs="Times New Roman"/>
        </w:rPr>
        <w:fldChar w:fldCharType="end"/>
      </w:r>
      <w:r w:rsidR="005304F9" w:rsidRPr="00BA7E40">
        <w:rPr>
          <w:rFonts w:ascii="Times New Roman" w:hAnsi="Times New Roman" w:cs="Times New Roman"/>
        </w:rPr>
        <w:t>.</w:t>
      </w:r>
      <w:r w:rsidR="003379D2" w:rsidRPr="00BA7E40">
        <w:rPr>
          <w:rFonts w:ascii="Times New Roman" w:hAnsi="Times New Roman" w:cs="Times New Roman"/>
        </w:rPr>
        <w:t xml:space="preserve"> </w:t>
      </w:r>
      <w:r w:rsidR="009E6EB7" w:rsidRPr="00BA7E40">
        <w:rPr>
          <w:rFonts w:ascii="Times New Roman" w:hAnsi="Times New Roman" w:cs="Times New Roman"/>
        </w:rPr>
        <w:t xml:space="preserve">The global cumulative reported case fatality </w:t>
      </w:r>
      <w:r w:rsidR="00311B6D">
        <w:rPr>
          <w:rFonts w:ascii="Times New Roman" w:hAnsi="Times New Roman" w:cs="Times New Roman"/>
        </w:rPr>
        <w:t>ratio</w:t>
      </w:r>
      <w:r w:rsidR="009E6EB7" w:rsidRPr="00BA7E40">
        <w:rPr>
          <w:rFonts w:ascii="Times New Roman" w:hAnsi="Times New Roman" w:cs="Times New Roman"/>
        </w:rPr>
        <w:t xml:space="preserve"> (</w:t>
      </w:r>
      <w:proofErr w:type="spellStart"/>
      <w:r w:rsidR="009E6EB7" w:rsidRPr="00BA7E40">
        <w:rPr>
          <w:rFonts w:ascii="Times New Roman" w:hAnsi="Times New Roman" w:cs="Times New Roman"/>
        </w:rPr>
        <w:t>rCFR</w:t>
      </w:r>
      <w:proofErr w:type="spellEnd"/>
      <w:r w:rsidR="009E6EB7" w:rsidRPr="00BA7E40">
        <w:rPr>
          <w:rFonts w:ascii="Times New Roman" w:hAnsi="Times New Roman" w:cs="Times New Roman"/>
        </w:rPr>
        <w:t>) of COVID-19</w:t>
      </w:r>
      <w:r w:rsidR="00DA6A01">
        <w:rPr>
          <w:rFonts w:ascii="Times New Roman" w:hAnsi="Times New Roman" w:cs="Times New Roman"/>
        </w:rPr>
        <w:t xml:space="preserve"> </w:t>
      </w:r>
      <w:r w:rsidR="009E6EB7" w:rsidRPr="00BA7E40">
        <w:rPr>
          <w:rFonts w:ascii="Times New Roman" w:hAnsi="Times New Roman" w:cs="Times New Roman"/>
        </w:rPr>
        <w:t>increased up until the 17</w:t>
      </w:r>
      <w:r w:rsidR="009E6EB7" w:rsidRPr="00BA7E40">
        <w:rPr>
          <w:rFonts w:ascii="Times New Roman" w:hAnsi="Times New Roman" w:cs="Times New Roman"/>
          <w:vertAlign w:val="superscript"/>
        </w:rPr>
        <w:t>th</w:t>
      </w:r>
      <w:r w:rsidR="009E6EB7" w:rsidRPr="00BA7E40">
        <w:rPr>
          <w:rFonts w:ascii="Times New Roman" w:hAnsi="Times New Roman" w:cs="Times New Roman"/>
        </w:rPr>
        <w:t xml:space="preserve"> epidemiological week (April 22–28, 2020) </w:t>
      </w:r>
      <w:r w:rsidR="00272BF2">
        <w:rPr>
          <w:rFonts w:ascii="Times New Roman" w:hAnsi="Times New Roman" w:cs="Times New Roman"/>
        </w:rPr>
        <w:t xml:space="preserve">following </w:t>
      </w:r>
      <w:r w:rsidR="009E6EB7" w:rsidRPr="00BA7E40">
        <w:rPr>
          <w:rFonts w:ascii="Times New Roman" w:hAnsi="Times New Roman" w:cs="Times New Roman"/>
        </w:rPr>
        <w:t>detection of SARS-CoV-2 in Wuhan China</w:t>
      </w:r>
      <w:r w:rsidR="006E6F08" w:rsidRPr="00BA7E40">
        <w:rPr>
          <w:rFonts w:ascii="Times New Roman" w:hAnsi="Times New Roman" w:cs="Times New Roman"/>
        </w:rPr>
        <w:t xml:space="preserve"> at 7.2</w:t>
      </w:r>
      <w:r w:rsidR="009E6EB7" w:rsidRPr="00BA7E40">
        <w:rPr>
          <w:rFonts w:ascii="Times New Roman" w:hAnsi="Times New Roman" w:cs="Times New Roman"/>
        </w:rPr>
        <w:t xml:space="preserve">, and then started to decline steadily up until </w:t>
      </w:r>
      <w:r w:rsidR="006E6F08" w:rsidRPr="00BA7E40">
        <w:rPr>
          <w:rFonts w:ascii="Times New Roman" w:hAnsi="Times New Roman" w:cs="Times New Roman"/>
        </w:rPr>
        <w:t>31 December 2021 at 2.2</w:t>
      </w:r>
      <w:r w:rsidR="00DD5949" w:rsidRPr="00BA7E40">
        <w:rPr>
          <w:rFonts w:ascii="Times New Roman" w:hAnsi="Times New Roman" w:cs="Times New Roman"/>
        </w:rPr>
        <w:t xml:space="preserve"> </w:t>
      </w:r>
      <w:r w:rsidR="00DD5949" w:rsidRPr="00BA7E40">
        <w:rPr>
          <w:rFonts w:ascii="Times New Roman" w:hAnsi="Times New Roman" w:cs="Times New Roman"/>
        </w:rPr>
        <w:fldChar w:fldCharType="begin" w:fldLock="1"/>
      </w:r>
      <w:r w:rsidR="00FD6347">
        <w:rPr>
          <w:rFonts w:ascii="Times New Roman" w:hAnsi="Times New Roman" w:cs="Times New Roman"/>
        </w:rPr>
        <w:instrText>ADDIN CSL_CITATION {"citationItems":[{"id":"ITEM-1","itemData":{"DOI":"10.4269/ajtmh.20-1496","ISSN":"1476-1645","PMID":"33882025","abstract":"The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hygiene","id":"ITEM-1","issue":"6","issued":{"date-parts":[["2021","4","21"]]},"page":"2176-2184","title":"The Global Case-Fatality Rate of COVID-19 Has Been Declining Since May 2020.","type":"article-journal","volume":"104"},"uris":["http://www.mendeley.com/documents/?uuid=2398d37f-d2e3-41d2-a4db-2640d59b8c03"]}],"mendeley":{"formattedCitation":"(Hasan et al. 2021)","plainTextFormattedCitation":"(Hasan et al. 2021)","previouslyFormattedCitation":"(Hasan et al. 2021)"},"properties":{"noteIndex":0},"schema":"https://github.com/citation-style-language/schema/raw/master/csl-citation.json"}</w:instrText>
      </w:r>
      <w:r w:rsidR="00DD5949" w:rsidRPr="00BA7E40">
        <w:rPr>
          <w:rFonts w:ascii="Times New Roman" w:hAnsi="Times New Roman" w:cs="Times New Roman"/>
        </w:rPr>
        <w:fldChar w:fldCharType="separate"/>
      </w:r>
      <w:r w:rsidR="00FD6347" w:rsidRPr="00FD6347">
        <w:rPr>
          <w:rFonts w:ascii="Times New Roman" w:hAnsi="Times New Roman" w:cs="Times New Roman"/>
          <w:noProof/>
        </w:rPr>
        <w:t>(Hasan et al. 2021)</w:t>
      </w:r>
      <w:r w:rsidR="00DD5949" w:rsidRPr="00BA7E40">
        <w:rPr>
          <w:rFonts w:ascii="Times New Roman" w:hAnsi="Times New Roman" w:cs="Times New Roman"/>
        </w:rPr>
        <w:fldChar w:fldCharType="end"/>
      </w:r>
      <w:r w:rsidR="006E6F08" w:rsidRPr="00BA7E40">
        <w:rPr>
          <w:rFonts w:ascii="Times New Roman" w:hAnsi="Times New Roman" w:cs="Times New Roman"/>
        </w:rPr>
        <w:t>.</w:t>
      </w:r>
      <w:r w:rsidR="00DD5949" w:rsidRPr="00BA7E40">
        <w:rPr>
          <w:rFonts w:ascii="Times New Roman" w:hAnsi="Times New Roman" w:cs="Times New Roman"/>
        </w:rPr>
        <w:t xml:space="preserve"> </w:t>
      </w:r>
    </w:p>
    <w:p w14:paraId="346915F7" w14:textId="77777777" w:rsidR="006C42BB" w:rsidRDefault="006C42BB" w:rsidP="00E8439F">
      <w:pPr>
        <w:spacing w:after="0" w:line="480" w:lineRule="auto"/>
        <w:rPr>
          <w:rFonts w:ascii="Times New Roman" w:hAnsi="Times New Roman" w:cs="Times New Roman"/>
        </w:rPr>
      </w:pPr>
    </w:p>
    <w:p w14:paraId="39E8CC76" w14:textId="34BBA666" w:rsidR="00175E07" w:rsidRPr="00BA7E40" w:rsidRDefault="00AA3ECD" w:rsidP="00E8439F">
      <w:pPr>
        <w:spacing w:after="0" w:line="480" w:lineRule="auto"/>
        <w:rPr>
          <w:rFonts w:ascii="Times New Roman" w:hAnsi="Times New Roman" w:cs="Times New Roman"/>
        </w:rPr>
      </w:pPr>
      <w:r w:rsidRPr="00BA7E40">
        <w:rPr>
          <w:rFonts w:ascii="Times New Roman" w:hAnsi="Times New Roman" w:cs="Times New Roman"/>
        </w:rPr>
        <w:t xml:space="preserve">Vaccination </w:t>
      </w:r>
      <w:r w:rsidR="00F9251B" w:rsidRPr="00BA7E40">
        <w:rPr>
          <w:rFonts w:ascii="Times New Roman" w:hAnsi="Times New Roman" w:cs="Times New Roman"/>
        </w:rPr>
        <w:t xml:space="preserve">can </w:t>
      </w:r>
      <w:r w:rsidR="007379EB" w:rsidRPr="00BA7E40">
        <w:rPr>
          <w:rFonts w:ascii="Times New Roman" w:hAnsi="Times New Roman" w:cs="Times New Roman"/>
        </w:rPr>
        <w:t>reduce</w:t>
      </w:r>
      <w:r w:rsidRPr="00BA7E40">
        <w:rPr>
          <w:rFonts w:ascii="Times New Roman" w:hAnsi="Times New Roman" w:cs="Times New Roman"/>
        </w:rPr>
        <w:t xml:space="preserve"> the </w:t>
      </w:r>
      <w:r w:rsidR="00581EAB">
        <w:rPr>
          <w:rFonts w:ascii="Times New Roman" w:hAnsi="Times New Roman" w:cs="Times New Roman"/>
        </w:rPr>
        <w:t>CFR</w:t>
      </w:r>
      <w:r w:rsidRPr="00BA7E40">
        <w:rPr>
          <w:rFonts w:ascii="Times New Roman" w:hAnsi="Times New Roman" w:cs="Times New Roman"/>
        </w:rPr>
        <w:t xml:space="preserve"> </w:t>
      </w:r>
      <w:r w:rsidR="00A427AB" w:rsidRPr="00BA7E40">
        <w:rPr>
          <w:rFonts w:ascii="Times New Roman" w:hAnsi="Times New Roman" w:cs="Times New Roman"/>
        </w:rPr>
        <w:t xml:space="preserve">of </w:t>
      </w:r>
      <w:r w:rsidR="009F5766" w:rsidRPr="00BA7E40">
        <w:rPr>
          <w:rFonts w:ascii="Times New Roman" w:hAnsi="Times New Roman" w:cs="Times New Roman"/>
        </w:rPr>
        <w:t>COVID</w:t>
      </w:r>
      <w:r w:rsidR="00A427AB" w:rsidRPr="00BA7E40">
        <w:rPr>
          <w:rFonts w:ascii="Times New Roman" w:hAnsi="Times New Roman" w:cs="Times New Roman"/>
        </w:rPr>
        <w:t xml:space="preserve">-19. </w:t>
      </w:r>
      <w:r w:rsidR="004B4C1A" w:rsidRPr="00BA7E40">
        <w:rPr>
          <w:rFonts w:ascii="Times New Roman" w:hAnsi="Times New Roman" w:cs="Times New Roman"/>
        </w:rPr>
        <w:t>Several</w:t>
      </w:r>
      <w:r w:rsidR="00541F70" w:rsidRPr="00BA7E40">
        <w:rPr>
          <w:rFonts w:ascii="Times New Roman" w:hAnsi="Times New Roman" w:cs="Times New Roman"/>
        </w:rPr>
        <w:t xml:space="preserve"> vaccines </w:t>
      </w:r>
      <w:r w:rsidR="00175E07" w:rsidRPr="00BA7E40">
        <w:rPr>
          <w:rFonts w:ascii="Times New Roman" w:hAnsi="Times New Roman" w:cs="Times New Roman"/>
        </w:rPr>
        <w:t>have</w:t>
      </w:r>
      <w:r w:rsidR="00541F70" w:rsidRPr="00BA7E40">
        <w:rPr>
          <w:rFonts w:ascii="Times New Roman" w:hAnsi="Times New Roman" w:cs="Times New Roman"/>
        </w:rPr>
        <w:t xml:space="preserve"> been approved for emergency use by </w:t>
      </w:r>
      <w:r w:rsidR="001A0FCE" w:rsidRPr="00BA7E40">
        <w:rPr>
          <w:rFonts w:ascii="Times New Roman" w:hAnsi="Times New Roman" w:cs="Times New Roman"/>
        </w:rPr>
        <w:t xml:space="preserve">the </w:t>
      </w:r>
      <w:r w:rsidR="00FF6F94" w:rsidRPr="00BA7E40">
        <w:rPr>
          <w:rFonts w:ascii="Times New Roman" w:hAnsi="Times New Roman" w:cs="Times New Roman"/>
        </w:rPr>
        <w:t xml:space="preserve">Food and Drug Administration, USA, the </w:t>
      </w:r>
      <w:r w:rsidR="00D61DD5" w:rsidRPr="00BA7E40">
        <w:rPr>
          <w:rFonts w:ascii="Times New Roman" w:hAnsi="Times New Roman" w:cs="Times New Roman"/>
        </w:rPr>
        <w:t>European</w:t>
      </w:r>
      <w:r w:rsidR="00FF6F94" w:rsidRPr="00BA7E40">
        <w:rPr>
          <w:rFonts w:ascii="Times New Roman" w:hAnsi="Times New Roman" w:cs="Times New Roman"/>
        </w:rPr>
        <w:t xml:space="preserve"> Medicine </w:t>
      </w:r>
      <w:r w:rsidR="003852B5" w:rsidRPr="00BA7E40">
        <w:rPr>
          <w:rFonts w:ascii="Times New Roman" w:hAnsi="Times New Roman" w:cs="Times New Roman"/>
        </w:rPr>
        <w:t>Agency</w:t>
      </w:r>
      <w:r w:rsidR="000937B8">
        <w:rPr>
          <w:rFonts w:ascii="Times New Roman" w:hAnsi="Times New Roman" w:cs="Times New Roman"/>
        </w:rPr>
        <w:t xml:space="preserve"> </w:t>
      </w:r>
      <w:del w:id="27" w:author="Mohammad Nayeem Hasan" w:date="2023-01-11T13:45:00Z">
        <w:r w:rsidR="000937B8" w:rsidDel="004E3BBF">
          <w:rPr>
            <w:rFonts w:ascii="Times New Roman" w:hAnsi="Times New Roman" w:cs="Times New Roman"/>
          </w:rPr>
          <w:delText xml:space="preserve">and </w:delText>
        </w:r>
        <w:r w:rsidR="001247AE" w:rsidDel="004E3BBF">
          <w:rPr>
            <w:rFonts w:ascii="Times New Roman" w:hAnsi="Times New Roman" w:cs="Times New Roman"/>
          </w:rPr>
          <w:delText xml:space="preserve"> the</w:delText>
        </w:r>
      </w:del>
      <w:ins w:id="28" w:author="Mohammad Nayeem Hasan" w:date="2023-01-11T13:45:00Z">
        <w:r w:rsidR="004E3BBF">
          <w:rPr>
            <w:rFonts w:ascii="Times New Roman" w:hAnsi="Times New Roman" w:cs="Times New Roman"/>
          </w:rPr>
          <w:t>and the</w:t>
        </w:r>
      </w:ins>
      <w:r w:rsidR="001247AE">
        <w:rPr>
          <w:rFonts w:ascii="Times New Roman" w:hAnsi="Times New Roman" w:cs="Times New Roman"/>
        </w:rPr>
        <w:t xml:space="preserve"> United Kingdom Health Security Agency</w:t>
      </w:r>
      <w:r w:rsidR="00632233">
        <w:rPr>
          <w:rFonts w:ascii="Times New Roman" w:hAnsi="Times New Roman" w:cs="Times New Roman"/>
        </w:rPr>
        <w:t xml:space="preserve">. The </w:t>
      </w:r>
      <w:r w:rsidR="00FF6F94" w:rsidRPr="00BA7E40">
        <w:rPr>
          <w:rFonts w:ascii="Times New Roman" w:hAnsi="Times New Roman" w:cs="Times New Roman"/>
        </w:rPr>
        <w:t xml:space="preserve">World Health Organization </w:t>
      </w:r>
      <w:r w:rsidR="008677B7">
        <w:rPr>
          <w:rFonts w:ascii="Times New Roman" w:hAnsi="Times New Roman" w:cs="Times New Roman"/>
        </w:rPr>
        <w:t xml:space="preserve">(WHO) </w:t>
      </w:r>
      <w:r w:rsidR="00632233">
        <w:rPr>
          <w:rFonts w:ascii="Times New Roman" w:hAnsi="Times New Roman" w:cs="Times New Roman"/>
        </w:rPr>
        <w:t xml:space="preserve">also </w:t>
      </w:r>
      <w:r w:rsidR="00FF6F94" w:rsidRPr="00BA7E40">
        <w:rPr>
          <w:rFonts w:ascii="Times New Roman" w:hAnsi="Times New Roman" w:cs="Times New Roman"/>
        </w:rPr>
        <w:t>approved us</w:t>
      </w:r>
      <w:r w:rsidR="005A2A24" w:rsidRPr="00BA7E40">
        <w:rPr>
          <w:rFonts w:ascii="Times New Roman" w:hAnsi="Times New Roman" w:cs="Times New Roman"/>
        </w:rPr>
        <w:t>e</w:t>
      </w:r>
      <w:r w:rsidR="00FF6F94" w:rsidRPr="00BA7E40">
        <w:rPr>
          <w:rFonts w:ascii="Times New Roman" w:hAnsi="Times New Roman" w:cs="Times New Roman"/>
        </w:rPr>
        <w:t xml:space="preserve"> of </w:t>
      </w:r>
      <w:r w:rsidR="00BF49D8" w:rsidRPr="00BA7E40">
        <w:rPr>
          <w:rFonts w:ascii="Times New Roman" w:hAnsi="Times New Roman" w:cs="Times New Roman"/>
        </w:rPr>
        <w:t>a few</w:t>
      </w:r>
      <w:r w:rsidR="00FF6F94" w:rsidRPr="00BA7E40">
        <w:rPr>
          <w:rFonts w:ascii="Times New Roman" w:hAnsi="Times New Roman" w:cs="Times New Roman"/>
        </w:rPr>
        <w:t xml:space="preserve"> Vaccine</w:t>
      </w:r>
      <w:r w:rsidR="009D4FEE" w:rsidRPr="00BA7E40">
        <w:rPr>
          <w:rFonts w:ascii="Times New Roman" w:hAnsi="Times New Roman" w:cs="Times New Roman"/>
        </w:rPr>
        <w:t xml:space="preserve">s across the world. </w:t>
      </w:r>
      <w:r w:rsidR="00FF6F94" w:rsidRPr="00BA7E40">
        <w:rPr>
          <w:rFonts w:ascii="Times New Roman" w:hAnsi="Times New Roman" w:cs="Times New Roman"/>
        </w:rPr>
        <w:t xml:space="preserve"> </w:t>
      </w:r>
      <w:r w:rsidR="004D1013">
        <w:rPr>
          <w:rFonts w:ascii="Times New Roman" w:hAnsi="Times New Roman" w:cs="Times New Roman"/>
        </w:rPr>
        <w:t xml:space="preserve">It has been estimated that vaccines prevent </w:t>
      </w:r>
      <w:r w:rsidR="00C1761B" w:rsidRPr="00BA7E40">
        <w:rPr>
          <w:rFonts w:ascii="Times New Roman" w:hAnsi="Times New Roman" w:cs="Times New Roman"/>
        </w:rPr>
        <w:t>infection</w:t>
      </w:r>
      <w:r w:rsidR="007716D2" w:rsidRPr="00BA7E40">
        <w:rPr>
          <w:rFonts w:ascii="Times New Roman" w:hAnsi="Times New Roman" w:cs="Times New Roman"/>
        </w:rPr>
        <w:t xml:space="preserve"> by </w:t>
      </w:r>
      <w:r w:rsidR="00D35FEA" w:rsidRPr="00BA7E40">
        <w:rPr>
          <w:rFonts w:ascii="Times New Roman" w:hAnsi="Times New Roman" w:cs="Times New Roman"/>
        </w:rPr>
        <w:t>60</w:t>
      </w:r>
      <w:r w:rsidR="007716D2" w:rsidRPr="00BA7E40">
        <w:rPr>
          <w:rFonts w:ascii="Times New Roman" w:hAnsi="Times New Roman" w:cs="Times New Roman"/>
        </w:rPr>
        <w:t>-</w:t>
      </w:r>
      <w:r w:rsidR="00D35FEA" w:rsidRPr="00BA7E40">
        <w:rPr>
          <w:rFonts w:ascii="Times New Roman" w:hAnsi="Times New Roman" w:cs="Times New Roman"/>
        </w:rPr>
        <w:t>92</w:t>
      </w:r>
      <w:r w:rsidR="007716D2" w:rsidRPr="00BA7E40">
        <w:rPr>
          <w:rFonts w:ascii="Times New Roman" w:hAnsi="Times New Roman" w:cs="Times New Roman"/>
        </w:rPr>
        <w:t>%</w:t>
      </w:r>
      <w:r w:rsidR="003852B5">
        <w:rPr>
          <w:rFonts w:ascii="Times New Roman" w:hAnsi="Times New Roman" w:cs="Times New Roman"/>
        </w:rPr>
        <w:t xml:space="preserve"> </w:t>
      </w:r>
      <w:r w:rsidR="00381AFC" w:rsidRPr="00BA7E40">
        <w:rPr>
          <w:rFonts w:ascii="Times New Roman" w:hAnsi="Times New Roman" w:cs="Times New Roman"/>
        </w:rPr>
        <w:fldChar w:fldCharType="begin" w:fldLock="1"/>
      </w:r>
      <w:r w:rsidR="00FD6347">
        <w:rPr>
          <w:rFonts w:ascii="Times New Roman" w:hAnsi="Times New Roman" w:cs="Times New Roman"/>
        </w:rPr>
        <w:instrText>ADDIN CSL_CITATION {"citationItems":[{"id":"ITEM-1","itemData":{"DOI":"10.1056/NEJMoa2101765","ISSN":"1533-4406","PMID":"33626250","abstract":"BACKGROUND As mass vaccination campaigns against coronavirus disease 2019 (Covid-19) commence worldwide, vaccine effectiveness needs to be assessed for a range of outcomes across diverse populations in a noncontrolled setting. In this study, data from Israel's largest health care organization were used to evaluate the effectiveness of the BNT162b2 mRNA vaccine. METHODS All persons who were newly vaccinated during the period from December 20, 2020, to February 1, 2021, were matched to unvaccinated controls in a 1:1 ratio according to demographic and clinical characteristics. Study outcomes included documented infection with the severe acute respiratory syndrome coronavirus 2 (SARS-CoV-2), symptomatic Covid-19, Covid-19-related hospitalization, severe illness, and death. We estimated vaccine effectiveness for each outcome as one minus the risk ratio, using the Kaplan-Meier estimator. RESULTS Each study group included 596,618 persons. Estimated vaccine effectiveness for the study outcomes at days 14 through 20 after the first dose and at 7 or more days after the second dose was as follows: for documented infection, 46% (95% confidence interval [CI], 40 to 51) and 92% (95% CI, 88 to 95); for symptomatic Covid-19, 57% (95% CI, 50 to 63) and 94% (95% CI, 87 to 98); for hospitalization, 74% (95% CI, 56 to 86) and 87% (95% CI, 55 to 100); and for severe disease, 62% (95% CI, 39 to 80) and 92% (95% CI, 75 to 100), respectively. Estimated effectiveness in preventing death from Covid-19 was 72% (95% CI, 19 to 100) for days 14 through 20 after the first dose. Estimated effectiveness in specific subpopulations assessed for documented infection and symptomatic Covid-19 was consistent across age groups, with potentially slightly lower effectiveness in persons with multiple coexisting conditions. CONCLUSIONS This study in a nationwide mass vaccination setting suggests that the BNT162b2 mRNA vaccine is effective for a wide range of Covid-19-related outcomes, a finding consistent with that of the randomized trial.","author":[{"dropping-particle":"","family":"Dagan","given":"Noa","non-dropping-particle":"","parse-names":false,"suffix":""},{"dropping-particle":"","family":"Barda","given":"Noam","non-dropping-particle":"","parse-names":false,"suffix":""},{"dropping-particle":"","family":"Kepten","given":"Eldad","non-dropping-particle":"","parse-names":false,"suffix":""},{"dropping-particle":"","family":"Miron","given":"Oren","non-dropping-particle":"","parse-names":false,"suffix":""},{"dropping-particle":"","family":"Perchik","given":"Shay","non-dropping-particle":"","parse-names":false,"suffix":""},{"dropping-particle":"","family":"Katz","given":"Mark A","non-dropping-particle":"","parse-names":false,"suffix":""},{"dropping-particle":"","family":"Hernán","given":"Miguel A","non-dropping-particle":"","parse-names":false,"suffix":""},{"dropping-particle":"","family":"Lipsitch","given":"Marc","non-dropping-particle":"","parse-names":false,"suffix":""},{"dropping-particle":"","family":"Reis","given":"Ben","non-dropping-particle":"","parse-names":false,"suffix":""},{"dropping-particle":"","family":"Balicer","given":"Ran D","non-dropping-particle":"","parse-names":false,"suffix":""}],"container-title":"The New England journal of medicine","id":"ITEM-1","issue":"15","issued":{"date-parts":[["2021"]]},"page":"1412-1423","title":"BNT162b2 mRNA Covid-19 Vaccine in a Nationwide Mass Vaccination Setting.","type":"article-journal","volume":"384"},"uris":["http://www.mendeley.com/documents/?uuid=5fc096d9-3b89-46e9-a73f-06289125a8ff"]},{"id":"ITEM-2","itemData":{"DOI":"10.1136/bmj.n1088","ISSN":"1756-1833","author":[{"dropping-particle":"","family":"Lopez Bernal","given":"Jamie","non-dropping-particle":"","parse-names":false,"suffix":""},{"dropping-particle":"","family":"Andrews","given":"Nick","non-dropping-particle":"","parse-names":false,"suffix":""},{"dropping-particle":"","family":"Gower","given":"Charlotte","non-dropping-particle":"","parse-names":false,"suffix":""},{"dropping-particle":"","family":"Robertson","given":"Chris","non-dropping-particle":"","parse-names":false,"suffix":""},{"dropping-particle":"","family":"Stowe","given":"Julia","non-dropping-particle":"","parse-names":false,"suffix":""},{"dropping-particle":"","family":"Tessier","given":"Elise","non-dropping-particle":"","parse-names":false,"suffix":""},{"dropping-particle":"","family":"Simmons","given":"Ruth","non-dropping-particle":"","parse-names":false,"suffix":""},{"dropping-particle":"","family":"Cottrell","given":"Simon","non-dropping-particle":"","parse-names":false,"suffix":""},{"dropping-particle":"","family":"Roberts","given":"Richard","non-dropping-particle":"","parse-names":false,"suffix":""},{"dropping-particle":"","family":"O’Doherty","given":"Mark","non-dropping-particle":"","parse-names":false,"suffix":""},{"dropping-particle":"","family":"Brown","given":"Kevin","non-dropping-particle":"","parse-names":false,"suffix":""},{"dropping-particle":"","family":"Cameron","given":"Claire","non-dropping-particle":"","parse-names":false,"suffix":""},{"dropping-particle":"","family":"Stockton","given":"Diane","non-dropping-particle":"","parse-names":false,"suffix":""},{"dropping-particle":"","family":"McMenamin","given":"Jim","non-dropping-particle":"","parse-names":false,"suffix":""},{"dropping-particle":"","family":"Ramsay","given":"Mary","non-dropping-particle":"","parse-names":false,"suffix":""}],"container-title":"BMJ","id":"ITEM-2","issued":{"date-parts":[["2021","5","13"]]},"page":"n1088","title":"Effectiveness of the Pfizer-BioNTech and Oxford-AstraZeneca vaccines on covid-19 related symptoms, hospital admissions, and mortality in older adults in England: test negative case-control study","type":"article-journal"},"uris":["http://www.mendeley.com/documents/?uuid=c4669b2b-b5aa-4f2d-a53b-bade7eebebad"]}],"mendeley":{"formattedCitation":"(Dagan et al. 2021; Lopez Bernal et al. 2021)","plainTextFormattedCitation":"(Dagan et al. 2021; Lopez Bernal et al. 2021)","previouslyFormattedCitation":"(Dagan et al. 2021; Lopez Bernal et al. 2021)"},"properties":{"noteIndex":0},"schema":"https://github.com/citation-style-language/schema/raw/master/csl-citation.json"}</w:instrText>
      </w:r>
      <w:r w:rsidR="00381AFC" w:rsidRPr="00BA7E40">
        <w:rPr>
          <w:rFonts w:ascii="Times New Roman" w:hAnsi="Times New Roman" w:cs="Times New Roman"/>
        </w:rPr>
        <w:fldChar w:fldCharType="separate"/>
      </w:r>
      <w:r w:rsidR="00FD6347" w:rsidRPr="00FD6347">
        <w:rPr>
          <w:rFonts w:ascii="Times New Roman" w:hAnsi="Times New Roman" w:cs="Times New Roman"/>
          <w:noProof/>
        </w:rPr>
        <w:t>(Dagan et al. 2021; Lopez Bernal et al. 2021)</w:t>
      </w:r>
      <w:r w:rsidR="00381AFC" w:rsidRPr="00BA7E40">
        <w:rPr>
          <w:rFonts w:ascii="Times New Roman" w:hAnsi="Times New Roman" w:cs="Times New Roman"/>
        </w:rPr>
        <w:fldChar w:fldCharType="end"/>
      </w:r>
      <w:r w:rsidR="007716D2" w:rsidRPr="00BA7E40">
        <w:rPr>
          <w:rFonts w:ascii="Times New Roman" w:hAnsi="Times New Roman" w:cs="Times New Roman"/>
        </w:rPr>
        <w:t>,  hospitalization</w:t>
      </w:r>
      <w:r w:rsidR="004D1013">
        <w:rPr>
          <w:rFonts w:ascii="Times New Roman" w:hAnsi="Times New Roman" w:cs="Times New Roman"/>
        </w:rPr>
        <w:t>s</w:t>
      </w:r>
      <w:r w:rsidR="007716D2" w:rsidRPr="00BA7E40">
        <w:rPr>
          <w:rFonts w:ascii="Times New Roman" w:hAnsi="Times New Roman" w:cs="Times New Roman"/>
        </w:rPr>
        <w:t xml:space="preserve"> </w:t>
      </w:r>
      <w:r w:rsidR="00834157" w:rsidRPr="00BA7E40">
        <w:rPr>
          <w:rFonts w:ascii="Times New Roman" w:hAnsi="Times New Roman" w:cs="Times New Roman"/>
        </w:rPr>
        <w:t>by 8</w:t>
      </w:r>
      <w:r w:rsidR="007F2A3A" w:rsidRPr="00BA7E40">
        <w:rPr>
          <w:rFonts w:ascii="Times New Roman" w:hAnsi="Times New Roman" w:cs="Times New Roman"/>
        </w:rPr>
        <w:t>7</w:t>
      </w:r>
      <w:r w:rsidR="004E6B52" w:rsidRPr="00BA7E40">
        <w:rPr>
          <w:rFonts w:ascii="Times New Roman" w:hAnsi="Times New Roman" w:cs="Times New Roman"/>
        </w:rPr>
        <w:t>-94</w:t>
      </w:r>
      <w:r w:rsidR="007716D2" w:rsidRPr="00BA7E40">
        <w:rPr>
          <w:rFonts w:ascii="Times New Roman" w:hAnsi="Times New Roman" w:cs="Times New Roman"/>
        </w:rPr>
        <w:t>%</w:t>
      </w:r>
      <w:r w:rsidR="006B418E">
        <w:rPr>
          <w:rFonts w:ascii="Times New Roman" w:hAnsi="Times New Roman" w:cs="Times New Roman"/>
        </w:rPr>
        <w:t xml:space="preserve"> </w:t>
      </w:r>
      <w:r w:rsidR="008E3876" w:rsidRPr="00BA7E40">
        <w:rPr>
          <w:rFonts w:ascii="Times New Roman" w:hAnsi="Times New Roman" w:cs="Times New Roman"/>
        </w:rPr>
        <w:fldChar w:fldCharType="begin" w:fldLock="1"/>
      </w:r>
      <w:r w:rsidR="00FD6347">
        <w:rPr>
          <w:rFonts w:ascii="Times New Roman" w:hAnsi="Times New Roman" w:cs="Times New Roman"/>
        </w:rPr>
        <w:instrText>ADDIN CSL_CITATION {"citationItems":[{"id":"ITEM-1","itemData":{"DOI":"10.1016/S0140-6736(21)00677-2","ISSN":"01406736","author":[{"dropping-particle":"","family":"Vasileiou","given":"Eleftheria","non-dropping-particle":"","parse-names":false,"suffix":""},{"dropping-particle":"","family":"Simpson","given":"Colin R","non-dropping-particle":"","parse-names":false,"suffix":""},{"dropping-particle":"","family":"Shi","given":"Ting","non-dropping-particle":"","parse-names":false,"suffix":""},{"dropping-particle":"","family":"Kerr","given":"Steven","non-dropping-particle":"","parse-names":false,"suffix":""},{"dropping-particle":"","family":"Agrawal","given":"Utkarsh","non-dropping-particle":"","parse-names":false,"suffix":""},{"dropping-particle":"","family":"Akbari","given":"Ashley","non-dropping-particle":"","parse-names":false,"suffix":""},{"dropping-particle":"","family":"Bedston","given":"Stuart","non-dropping-particle":"","parse-names":false,"suffix":""},{"dropping-particle":"","family":"Beggs","given":"Jillian","non-dropping-particle":"","parse-names":false,"suffix":""},{"dropping-particle":"","family":"Bradley","given":"Declan","non-dropping-particle":"","parse-names":false,"suffix":""},{"dropping-particle":"","family":"Chuter","given":"Antony","non-dropping-particle":"","parse-names":false,"suffix":""},{"dropping-particle":"","family":"Lusignan","given":"Simon","non-dropping-particle":"de","parse-names":false,"suffix":""},{"dropping-particle":"","family":"Docherty","given":"Annemarie B","non-dropping-particle":"","parse-names":false,"suffix":""},{"dropping-particle":"","family":"Ford","given":"David","non-dropping-particle":"","parse-names":false,"suffix":""},{"dropping-particle":"","family":"Hobbs","given":"FD Richard","non-dropping-particle":"","parse-names":false,"suffix":""},{"dropping-particle":"","family":"Joy","given":"Mark","non-dropping-particle":"","parse-names":false,"suffix":""},{"dropping-particle":"","family":"Katikireddi","given":"Srinivasa Vittal","non-dropping-particle":"","parse-names":false,"suffix":""},{"dropping-particle":"","family":"Marple","given":"James","non-dropping-particle":"","parse-names":false,"suffix":""},{"dropping-particle":"","family":"McCowan","given":"Colin","non-dropping-particle":"","parse-names":false,"suffix":""},{"dropping-particle":"","family":"McGagh","given":"Dylan","non-dropping-particle":"","parse-names":false,"suffix":""},{"dropping-particle":"","family":"McMenamin","given":"Jim","non-dropping-particle":"","parse-names":false,"suffix":""},{"dropping-particle":"","family":"Moore","given":"Emily","non-dropping-particle":"","parse-names":false,"suffix":""},{"dropping-particle":"","family":"Murray","given":"Josephine LK","non-dropping-particle":"","parse-names":false,"suffix":""},{"dropping-particle":"","family":"Pan","given":"Jiafeng","non-dropping-particle":"","parse-names":false,"suffix":""},{"dropping-particle":"","family":"Ritchie","given":"Lewis","non-dropping-particle":"","parse-names":false,"suffix":""},{"dropping-particle":"","family":"Shah","given":"Syed Ahmar","non-dropping-particle":"","parse-names":false,"suffix":""},{"dropping-particle":"","family":"Stock","given":"Sarah","non-dropping-particle":"","parse-names":false,"suffix":""},{"dropping-particle":"","family":"Torabi","given":"Fatemeh","non-dropping-particle":"","parse-names":false,"suffix":""},{"dropping-particle":"","family":"Tsang","given":"Ruby SM","non-dropping-particle":"","parse-names":false,"suffix":""},{"dropping-particle":"","family":"Wood","given":"Rachael","non-dropping-particle":"","parse-names":false,"suffix":""},{"dropping-particle":"","family":"Woolhouse","given":"Mark","non-dropping-particle":"","parse-names":false,"suffix":""},{"dropping-particle":"","family":"Robertson","given":"Chris","non-dropping-particle":"","parse-names":false,"suffix":""},{"dropping-particle":"","family":"Sheikh","given":"Aziz","non-dropping-particle":"","parse-names":false,"suffix":""}],"container-title":"The Lancet","id":"ITEM-1","issue":"10285","issued":{"date-parts":[["2021","5"]]},"page":"1646-1657","title":"Interim findings from first-dose mass COVID-19 vaccination roll-out and COVID-19 hospital admissions in Scotland: a national prospective cohort study","type":"article-journal","volume":"397"},"uris":["http://www.mendeley.com/documents/?uuid=9cb784ed-e8cf-48a7-af8b-e2bfb46b07e4"]},{"id":"ITEM-2","itemData":{"DOI":"10.1056/NEJMoa2101765","ISSN":"1533-4406","PMID":"33626250","abstract":"BACKGROUND As mass vaccination campaigns against coronavirus disease 2019 (Covid-19) commence worldwide, vaccine effectiveness needs to be assessed for a range of outcomes across diverse populations in a noncontrolled setting. In this study, data from Israel's largest health care organization were used to evaluate the effectiveness of the BNT162b2 mRNA vaccine. METHODS All persons who were newly vaccinated during the period from December 20, 2020, to February 1, 2021, were matched to unvaccinated controls in a 1:1 ratio according to demographic and clinical characteristics. Study outcomes included documented infection with the severe acute respiratory syndrome coronavirus 2 (SARS-CoV-2), symptomatic Covid-19, Covid-19-related hospitalization, severe illness, and death. We estimated vaccine effectiveness for each outcome as one minus the risk ratio, using the Kaplan-Meier estimator. RESULTS Each study group included 596,618 persons. Estimated vaccine effectiveness for the study outcomes at days 14 through 20 after the first dose and at 7 or more days after the second dose was as follows: for documented infection, 46% (95% confidence interval [CI], 40 to 51) and 92% (95% CI, 88 to 95); for symptomatic Covid-19, 57% (95% CI, 50 to 63) and 94% (95% CI, 87 to 98); for hospitalization, 74% (95% CI, 56 to 86) and 87% (95% CI, 55 to 100); and for severe disease, 62% (95% CI, 39 to 80) and 92% (95% CI, 75 to 100), respectively. Estimated effectiveness in preventing death from Covid-19 was 72% (95% CI, 19 to 100) for days 14 through 20 after the first dose. Estimated effectiveness in specific subpopulations assessed for documented infection and symptomatic Covid-19 was consistent across age groups, with potentially slightly lower effectiveness in persons with multiple coexisting conditions. CONCLUSIONS This study in a nationwide mass vaccination setting suggests that the BNT162b2 mRNA vaccine is effective for a wide range of Covid-19-related outcomes, a finding consistent with that of the randomized trial.","author":[{"dropping-particle":"","family":"Dagan","given":"Noa","non-dropping-particle":"","parse-names":false,"suffix":""},{"dropping-particle":"","family":"Barda","given":"Noam","non-dropping-particle":"","parse-names":false,"suffix":""},{"dropping-particle":"","family":"Kepten","given":"Eldad","non-dropping-particle":"","parse-names":false,"suffix":""},{"dropping-particle":"","family":"Miron","given":"Oren","non-dropping-particle":"","parse-names":false,"suffix":""},{"dropping-particle":"","family":"Perchik","given":"Shay","non-dropping-particle":"","parse-names":false,"suffix":""},{"dropping-particle":"","family":"Katz","given":"Mark A","non-dropping-particle":"","parse-names":false,"suffix":""},{"dropping-particle":"","family":"Hernán","given":"Miguel A","non-dropping-particle":"","parse-names":false,"suffix":""},{"dropping-particle":"","family":"Lipsitch","given":"Marc","non-dropping-particle":"","parse-names":false,"suffix":""},{"dropping-particle":"","family":"Reis","given":"Ben","non-dropping-particle":"","parse-names":false,"suffix":""},{"dropping-particle":"","family":"Balicer","given":"Ran D","non-dropping-particle":"","parse-names":false,"suffix":""}],"container-title":"The New England journal of medicine","id":"ITEM-2","issue":"15","issued":{"date-parts":[["2021"]]},"page":"1412-1423","title":"BNT162b2 mRNA Covid-19 Vaccine in a Nationwide Mass Vaccination Setting.","type":"article-journal","volume":"384"},"uris":["http://www.mendeley.com/documents/?uuid=5fc096d9-3b89-46e9-a73f-06289125a8ff"]}],"mendeley":{"formattedCitation":"(Dagan et al. 2021; Vasileiou et al. 2021)","plainTextFormattedCitation":"(Dagan et al. 2021; Vasileiou et al. 2021)","previouslyFormattedCitation":"(Dagan et al. 2021; Vasileiou et al. 2021)"},"properties":{"noteIndex":0},"schema":"https://github.com/citation-style-language/schema/raw/master/csl-citation.json"}</w:instrText>
      </w:r>
      <w:r w:rsidR="008E3876" w:rsidRPr="00BA7E40">
        <w:rPr>
          <w:rFonts w:ascii="Times New Roman" w:hAnsi="Times New Roman" w:cs="Times New Roman"/>
        </w:rPr>
        <w:fldChar w:fldCharType="separate"/>
      </w:r>
      <w:r w:rsidR="00FD6347" w:rsidRPr="00FD6347">
        <w:rPr>
          <w:rFonts w:ascii="Times New Roman" w:hAnsi="Times New Roman" w:cs="Times New Roman"/>
          <w:noProof/>
        </w:rPr>
        <w:t>(Dagan et al. 2021; Vasileiou et al. 2021)</w:t>
      </w:r>
      <w:r w:rsidR="008E3876" w:rsidRPr="00BA7E40">
        <w:rPr>
          <w:rFonts w:ascii="Times New Roman" w:hAnsi="Times New Roman" w:cs="Times New Roman"/>
        </w:rPr>
        <w:fldChar w:fldCharType="end"/>
      </w:r>
      <w:r w:rsidR="007716D2" w:rsidRPr="00BA7E40">
        <w:rPr>
          <w:rFonts w:ascii="Times New Roman" w:hAnsi="Times New Roman" w:cs="Times New Roman"/>
        </w:rPr>
        <w:t xml:space="preserve"> and deaths by </w:t>
      </w:r>
      <w:r w:rsidR="00F378CB" w:rsidRPr="00BA7E40">
        <w:rPr>
          <w:rFonts w:ascii="Times New Roman" w:hAnsi="Times New Roman" w:cs="Times New Roman"/>
        </w:rPr>
        <w:t>72</w:t>
      </w:r>
      <w:r w:rsidR="007716D2" w:rsidRPr="00BA7E40">
        <w:rPr>
          <w:rFonts w:ascii="Times New Roman" w:hAnsi="Times New Roman" w:cs="Times New Roman"/>
        </w:rPr>
        <w:t>%</w:t>
      </w:r>
      <w:r w:rsidR="00A07162" w:rsidRPr="00BA7E40">
        <w:rPr>
          <w:rFonts w:ascii="Times New Roman" w:hAnsi="Times New Roman" w:cs="Times New Roman"/>
        </w:rPr>
        <w:t xml:space="preserve">- </w:t>
      </w:r>
      <w:r w:rsidR="004C68D2" w:rsidRPr="00BA7E40">
        <w:rPr>
          <w:rFonts w:ascii="Times New Roman" w:hAnsi="Times New Roman" w:cs="Times New Roman"/>
        </w:rPr>
        <w:t>100</w:t>
      </w:r>
      <w:r w:rsidR="00A07162" w:rsidRPr="00BA7E40">
        <w:rPr>
          <w:rFonts w:ascii="Times New Roman" w:hAnsi="Times New Roman" w:cs="Times New Roman"/>
        </w:rPr>
        <w:t>%</w:t>
      </w:r>
      <w:r w:rsidR="00B35BD4" w:rsidRPr="00BA7E40">
        <w:rPr>
          <w:rFonts w:ascii="Times New Roman" w:hAnsi="Times New Roman" w:cs="Times New Roman"/>
        </w:rPr>
        <w:fldChar w:fldCharType="begin" w:fldLock="1"/>
      </w:r>
      <w:r w:rsidR="00FD6347">
        <w:rPr>
          <w:rFonts w:ascii="Times New Roman" w:hAnsi="Times New Roman" w:cs="Times New Roman"/>
        </w:rPr>
        <w:instrText>ADDIN CSL_CITATION {"citationItems":[{"id":"ITEM-1","itemData":{"DOI":"10.3390/medicina57080746","ISSN":"1648-9144","abstract":"Background and Objectives: This study aims to evaluate the effectiveness of the BNT162b2 COVID-19 (coronavirus disease 2019) in preventing severe symptomatic laboratory-confirmed infection among healthcare workers in a real-world scenario. Materials and Methods: A cross-sectional analysis of a prospective cohort study was conducted. Subjects with onset illness from January to February 2021 were eligible and classified according to the number of vaccine doses received (single-shot, n = 8; two-shot, n = 12; unvaccinated, n = 290). Results: The vaccine effectiveness against severe illness was 100% in the single and two-shot group. The presented results suggest that vaccination reduces the frequency of severe symptomatic COVID-19 in working-age adults. Conclusions: Efforts focusing on maximizing the number of immunized subjects in the study population may reduce associated economic and social burdens.","author":[{"dropping-particle":"","family":"Murillo-Zamora","given":"Efrén","non-dropping-particle":"","parse-names":false,"suffix":""},{"dropping-particle":"","family":"Trujillo","given":"Xóchitl","non-dropping-particle":"","parse-names":false,"suffix":""},{"dropping-particle":"","family":"Huerta","given":"Miguel","non-dropping-particle":"","parse-names":false,"suffix":""},{"dropping-particle":"","family":"Riós-Silva","given":"Mónica","non-dropping-particle":"","parse-names":false,"suffix":""},{"dropping-particle":"","family":"Mendoza-Cano","given":"Oliver","non-dropping-particle":"","parse-names":false,"suffix":""}],"container-title":"Medicina","id":"ITEM-1","issue":"8","issued":{"date-parts":[["2021","7","23"]]},"page":"746","title":"Effectiveness of BNT162b2 COVID-19 Vaccine in Preventing Severe Symptomatic Infection among Healthcare Workers","type":"article-journal","volume":"57"},"uris":["http://www.mendeley.com/documents/?uuid=5a786b70-b9a5-4e30-b056-4cb598b8ec8e"]},{"id":"ITEM-2","itemData":{"DOI":"10.1056/NEJMoa2101765","ISSN":"1533-4406","PMID":"33626250","abstract":"BACKGROUND As mass vaccination campaigns against coronavirus disease 2019 (Covid-19) commence worldwide, vaccine effectiveness needs to be assessed for a range of outcomes across diverse populations in a noncontrolled setting. In this study, data from Israel's largest health care organization were used to evaluate the effectiveness of the BNT162b2 mRNA vaccine. METHODS All persons who were newly vaccinated during the period from December 20, 2020, to February 1, 2021, were matched to unvaccinated controls in a 1:1 ratio according to demographic and clinical characteristics. Study outcomes included documented infection with the severe acute respiratory syndrome coronavirus 2 (SARS-CoV-2), symptomatic Covid-19, Covid-19-related hospitalization, severe illness, and death. We estimated vaccine effectiveness for each outcome as one minus the risk ratio, using the Kaplan-Meier estimator. RESULTS Each study group included 596,618 persons. Estimated vaccine effectiveness for the study outcomes at days 14 through 20 after the first dose and at 7 or more days after the second dose was as follows: for documented infection, 46% (95% confidence interval [CI], 40 to 51) and 92% (95% CI, 88 to 95); for symptomatic Covid-19, 57% (95% CI, 50 to 63) and 94% (95% CI, 87 to 98); for hospitalization, 74% (95% CI, 56 to 86) and 87% (95% CI, 55 to 100); and for severe disease, 62% (95% CI, 39 to 80) and 92% (95% CI, 75 to 100), respectively. Estimated effectiveness in preventing death from Covid-19 was 72% (95% CI, 19 to 100) for days 14 through 20 after the first dose. Estimated effectiveness in specific subpopulations assessed for documented infection and symptomatic Covid-19 was consistent across age groups, with potentially slightly lower effectiveness in persons with multiple coexisting conditions. CONCLUSIONS This study in a nationwide mass vaccination setting suggests that the BNT162b2 mRNA vaccine is effective for a wide range of Covid-19-related outcomes, a finding consistent with that of the randomized trial.","author":[{"dropping-particle":"","family":"Dagan","given":"Noa","non-dropping-particle":"","parse-names":false,"suffix":""},{"dropping-particle":"","family":"Barda","given":"Noam","non-dropping-particle":"","parse-names":false,"suffix":""},{"dropping-particle":"","family":"Kepten","given":"Eldad","non-dropping-particle":"","parse-names":false,"suffix":""},{"dropping-particle":"","family":"Miron","given":"Oren","non-dropping-particle":"","parse-names":false,"suffix":""},{"dropping-particle":"","family":"Perchik","given":"Shay","non-dropping-particle":"","parse-names":false,"suffix":""},{"dropping-particle":"","family":"Katz","given":"Mark A","non-dropping-particle":"","parse-names":false,"suffix":""},{"dropping-particle":"","family":"Hernán","given":"Miguel A","non-dropping-particle":"","parse-names":false,"suffix":""},{"dropping-particle":"","family":"Lipsitch","given":"Marc","non-dropping-particle":"","parse-names":false,"suffix":""},{"dropping-particle":"","family":"Reis","given":"Ben","non-dropping-particle":"","parse-names":false,"suffix":""},{"dropping-particle":"","family":"Balicer","given":"Ran D","non-dropping-particle":"","parse-names":false,"suffix":""}],"container-title":"The New England journal of medicine","id":"ITEM-2","issue":"15","issued":{"date-parts":[["2021"]]},"page":"1412-1423","title":"BNT162b2 mRNA Covid-19 Vaccine in a Nationwide Mass Vaccination Setting.","type":"article-journal","volume":"384"},"uris":["http://www.mendeley.com/documents/?uuid=5fc096d9-3b89-46e9-a73f-06289125a8ff"]}],"mendeley":{"formattedCitation":"(Dagan et al. 2021; Murillo-Zamora et al. 2021)","plainTextFormattedCitation":"(Dagan et al. 2021; Murillo-Zamora et al. 2021)","previouslyFormattedCitation":"(Dagan et al. 2021; Murillo-Zamora et al. 2021)"},"properties":{"noteIndex":0},"schema":"https://github.com/citation-style-language/schema/raw/master/csl-citation.json"}</w:instrText>
      </w:r>
      <w:r w:rsidR="00B35BD4" w:rsidRPr="00BA7E40">
        <w:rPr>
          <w:rFonts w:ascii="Times New Roman" w:hAnsi="Times New Roman" w:cs="Times New Roman"/>
        </w:rPr>
        <w:fldChar w:fldCharType="separate"/>
      </w:r>
      <w:r w:rsidR="00FD6347" w:rsidRPr="00FD6347">
        <w:rPr>
          <w:rFonts w:ascii="Times New Roman" w:hAnsi="Times New Roman" w:cs="Times New Roman"/>
          <w:noProof/>
        </w:rPr>
        <w:t>(Dagan et al. 2021; Murillo-Zamora et al. 2021)</w:t>
      </w:r>
      <w:r w:rsidR="00B35BD4" w:rsidRPr="00BA7E40">
        <w:rPr>
          <w:rFonts w:ascii="Times New Roman" w:hAnsi="Times New Roman" w:cs="Times New Roman"/>
        </w:rPr>
        <w:fldChar w:fldCharType="end"/>
      </w:r>
      <w:r w:rsidR="00A07162" w:rsidRPr="00BA7E40">
        <w:rPr>
          <w:rFonts w:ascii="Times New Roman" w:hAnsi="Times New Roman" w:cs="Times New Roman"/>
        </w:rPr>
        <w:t xml:space="preserve"> after 7</w:t>
      </w:r>
      <w:r w:rsidR="009F5766" w:rsidRPr="00BA7E40">
        <w:rPr>
          <w:rFonts w:ascii="Times New Roman" w:hAnsi="Times New Roman" w:cs="Times New Roman"/>
        </w:rPr>
        <w:t>-28</w:t>
      </w:r>
      <w:r w:rsidR="00A07162" w:rsidRPr="00BA7E40">
        <w:rPr>
          <w:rFonts w:ascii="Times New Roman" w:hAnsi="Times New Roman" w:cs="Times New Roman"/>
        </w:rPr>
        <w:t xml:space="preserve"> days of receiving the second dose of the vaccines</w:t>
      </w:r>
      <w:r w:rsidR="003960A2" w:rsidRPr="00BA7E40">
        <w:rPr>
          <w:rFonts w:ascii="Times New Roman" w:hAnsi="Times New Roman" w:cs="Times New Roman"/>
        </w:rPr>
        <w:t xml:space="preserve"> for Alpha, Beta, or Delta VOC</w:t>
      </w:r>
      <w:r w:rsidR="007716D2" w:rsidRPr="00BA7E40">
        <w:rPr>
          <w:rFonts w:ascii="Times New Roman" w:hAnsi="Times New Roman" w:cs="Times New Roman"/>
        </w:rPr>
        <w:t xml:space="preserve">. </w:t>
      </w:r>
    </w:p>
    <w:p w14:paraId="07EA8465" w14:textId="77777777" w:rsidR="00175E07" w:rsidRPr="00BA7E40" w:rsidRDefault="00175E07" w:rsidP="00E8439F">
      <w:pPr>
        <w:spacing w:after="0" w:line="480" w:lineRule="auto"/>
        <w:rPr>
          <w:rFonts w:ascii="Times New Roman" w:hAnsi="Times New Roman" w:cs="Times New Roman"/>
        </w:rPr>
      </w:pPr>
    </w:p>
    <w:p w14:paraId="459E0C99" w14:textId="3C1B8C21" w:rsidR="006D0790" w:rsidRPr="00BA7E40" w:rsidRDefault="00581EAB" w:rsidP="00E8439F">
      <w:pPr>
        <w:spacing w:after="0" w:line="480" w:lineRule="auto"/>
        <w:rPr>
          <w:rFonts w:ascii="Times New Roman" w:hAnsi="Times New Roman" w:cs="Times New Roman"/>
          <w:shd w:val="clear" w:color="auto" w:fill="FFFFFF"/>
        </w:rPr>
      </w:pPr>
      <w:r>
        <w:rPr>
          <w:rFonts w:ascii="Times New Roman" w:hAnsi="Times New Roman" w:cs="Times New Roman"/>
        </w:rPr>
        <w:t xml:space="preserve">COVID-19 </w:t>
      </w:r>
      <w:r w:rsidR="00D61722" w:rsidRPr="00BA7E40">
        <w:rPr>
          <w:rFonts w:ascii="Times New Roman" w:hAnsi="Times New Roman" w:cs="Times New Roman"/>
        </w:rPr>
        <w:t>Vaccines are not distributed equitably in the world</w:t>
      </w:r>
      <w:r w:rsidR="004723C4">
        <w:rPr>
          <w:rFonts w:ascii="Times New Roman" w:hAnsi="Times New Roman" w:cs="Times New Roman"/>
        </w:rPr>
        <w:t xml:space="preserve"> </w:t>
      </w:r>
      <w:r w:rsidR="004723C4">
        <w:rPr>
          <w:rFonts w:ascii="Times New Roman" w:hAnsi="Times New Roman" w:cs="Times New Roman"/>
        </w:rPr>
        <w:fldChar w:fldCharType="begin" w:fldLock="1"/>
      </w:r>
      <w:r w:rsidR="00FD6347">
        <w:rPr>
          <w:rFonts w:ascii="Times New Roman" w:hAnsi="Times New Roman" w:cs="Times New Roman"/>
        </w:rPr>
        <w:instrText>ADDIN CSL_CITATION {"citationItems":[{"id":"ITEM-1","itemData":{"DOI":"10.1016/S1473-3099(22)00320-6","ISSN":"14733099","author":[{"dropping-particle":"","family":"Watson","given":"Oliver J","non-dropping-particle":"","parse-names":false,"suffix":""},{"dropping-particle":"","family":"Barnsley","given":"Gregory","non-dropping-particle":"","parse-names":false,"suffix":""},{"dropping-particle":"","family":"Toor","given":"Jaspreet","non-dropping-particle":"","parse-names":false,"suffix":""},{"dropping-particle":"","family":"Hogan","given":"Alexandra B","non-dropping-particle":"","parse-names":false,"suffix":""},{"dropping-particle":"","family":"Winskill","given":"Peter","non-dropping-particle":"","parse-names":false,"suffix":""},{"dropping-particle":"","family":"Ghani","given":"Azra C","non-dropping-particle":"","parse-names":false,"suffix":""}],"container-title":"The Lancet Infectious Diseases","id":"ITEM-1","issue":"22","issued":{"date-parts":[["2022","6"]]},"page":"1-10","publisher":"The Author(s). Published by Elsevier Ltd. This is an Open Access article under the CC BY 4.0 license","title":"Global impact of the first year of COVID-19 vaccination: a mathematical modelling study","type":"article-journal","volume":"3099"},"uris":["http://www.mendeley.com/documents/?uuid=3e54f1a5-1d04-47bd-9984-477a1680a5ba"]}],"mendeley":{"formattedCitation":"(Watson et al. 2022)","plainTextFormattedCitation":"(Watson et al. 2022)","previouslyFormattedCitation":"(Watson et al. 2022)"},"properties":{"noteIndex":0},"schema":"https://github.com/citation-style-language/schema/raw/master/csl-citation.json"}</w:instrText>
      </w:r>
      <w:r w:rsidR="004723C4">
        <w:rPr>
          <w:rFonts w:ascii="Times New Roman" w:hAnsi="Times New Roman" w:cs="Times New Roman"/>
        </w:rPr>
        <w:fldChar w:fldCharType="separate"/>
      </w:r>
      <w:r w:rsidR="00FD6347" w:rsidRPr="00FD6347">
        <w:rPr>
          <w:rFonts w:ascii="Times New Roman" w:hAnsi="Times New Roman" w:cs="Times New Roman"/>
          <w:noProof/>
        </w:rPr>
        <w:t>(Watson et al. 2022)</w:t>
      </w:r>
      <w:r w:rsidR="004723C4">
        <w:rPr>
          <w:rFonts w:ascii="Times New Roman" w:hAnsi="Times New Roman" w:cs="Times New Roman"/>
        </w:rPr>
        <w:fldChar w:fldCharType="end"/>
      </w:r>
      <w:r w:rsidR="00D61722" w:rsidRPr="00BA7E40">
        <w:rPr>
          <w:rFonts w:ascii="Times New Roman" w:hAnsi="Times New Roman" w:cs="Times New Roman"/>
        </w:rPr>
        <w:t>.</w:t>
      </w:r>
      <w:r w:rsidR="00954A38" w:rsidRPr="00BA7E40">
        <w:rPr>
          <w:rFonts w:ascii="Times New Roman" w:hAnsi="Times New Roman" w:cs="Times New Roman"/>
        </w:rPr>
        <w:t xml:space="preserve"> </w:t>
      </w:r>
      <w:r w:rsidR="007D2775" w:rsidRPr="00BA7E40">
        <w:rPr>
          <w:rFonts w:ascii="Times New Roman" w:hAnsi="Times New Roman" w:cs="Times New Roman"/>
        </w:rPr>
        <w:t xml:space="preserve">Although </w:t>
      </w:r>
      <w:r w:rsidR="00752602" w:rsidRPr="00BA7E40">
        <w:rPr>
          <w:rFonts w:ascii="Times New Roman" w:hAnsi="Times New Roman" w:cs="Times New Roman"/>
        </w:rPr>
        <w:t>COVID</w:t>
      </w:r>
      <w:r w:rsidR="007D2775" w:rsidRPr="00BA7E40">
        <w:rPr>
          <w:rFonts w:ascii="Times New Roman" w:hAnsi="Times New Roman" w:cs="Times New Roman"/>
        </w:rPr>
        <w:t xml:space="preserve">-19 vaccines were developed at an unprecedented rate through the advancement of science and global cooperation, the distribution of the vaccine </w:t>
      </w:r>
      <w:r w:rsidR="00B677A9" w:rsidRPr="00BA7E40">
        <w:rPr>
          <w:rFonts w:ascii="Times New Roman" w:hAnsi="Times New Roman" w:cs="Times New Roman"/>
        </w:rPr>
        <w:t xml:space="preserve">across the world is </w:t>
      </w:r>
      <w:r w:rsidR="00132768" w:rsidRPr="00BA7E40">
        <w:rPr>
          <w:rFonts w:ascii="Times New Roman" w:hAnsi="Times New Roman" w:cs="Times New Roman"/>
        </w:rPr>
        <w:t>questionable</w:t>
      </w:r>
      <w:r w:rsidR="0014527F" w:rsidRPr="00BA7E40">
        <w:rPr>
          <w:rFonts w:ascii="Times New Roman" w:hAnsi="Times New Roman" w:cs="Times New Roman"/>
        </w:rPr>
        <w:t xml:space="preserve"> </w:t>
      </w:r>
      <w:r w:rsidR="00176E88" w:rsidRPr="00BA7E40">
        <w:rPr>
          <w:rFonts w:ascii="Times New Roman" w:hAnsi="Times New Roman" w:cs="Times New Roman"/>
          <w:shd w:val="clear" w:color="auto" w:fill="FFFFFF"/>
        </w:rPr>
        <w:fldChar w:fldCharType="begin" w:fldLock="1"/>
      </w:r>
      <w:r w:rsidR="00FD6347">
        <w:rPr>
          <w:rFonts w:ascii="Times New Roman" w:hAnsi="Times New Roman" w:cs="Times New Roman"/>
          <w:shd w:val="clear" w:color="auto" w:fill="FFFFFF"/>
        </w:rPr>
        <w:instrText>ADDIN CSL_CITATION {"citationItems":[{"id":"ITEM-1","itemData":{"DOI":"10.1056/NEJMp2103614","ISSN":"0028-4793","author":[{"dropping-particle":"","family":"Katz","given":"Ingrid T.","non-dropping-particle":"","parse-names":false,"suffix":""},{"dropping-particle":"","family":"Weintraub","given":"Rebecca","non-dropping-particle":"","parse-names":false,"suffix":""},{"dropping-particle":"","family":"Bekker","given":"Linda-Gail","non-dropping-particle":"","parse-names":false,"suffix":""},{"dropping-particle":"","family":"Brandt","given":"Allan M.","non-dropping-particle":"","parse-names":false,"suffix":""}],"container-title":"New England Journal of Medicine","id":"ITEM-1","issue":"14","issued":{"date-parts":[["2021","4","8"]]},"page":"1281-1283","title":"From Vaccine Nationalism to Vaccine Equity — Finding a Path Forward","type":"article-journal","volume":"384"},"uris":["http://www.mendeley.com/documents/?uuid=87cb30fc-8fbf-4129-b90d-7aff28540eed"]}],"mendeley":{"formattedCitation":"(Katz et al. 2021)","plainTextFormattedCitation":"(Katz et al. 2021)","previouslyFormattedCitation":"(Katz et al. 2021)"},"properties":{"noteIndex":0},"schema":"https://github.com/citation-style-language/schema/raw/master/csl-citation.json"}</w:instrText>
      </w:r>
      <w:r w:rsidR="00176E88" w:rsidRPr="00BA7E40">
        <w:rPr>
          <w:rFonts w:ascii="Times New Roman" w:hAnsi="Times New Roman" w:cs="Times New Roman"/>
          <w:shd w:val="clear" w:color="auto" w:fill="FFFFFF"/>
        </w:rPr>
        <w:fldChar w:fldCharType="separate"/>
      </w:r>
      <w:r w:rsidR="00FD6347" w:rsidRPr="00FD6347">
        <w:rPr>
          <w:rFonts w:ascii="Times New Roman" w:hAnsi="Times New Roman" w:cs="Times New Roman"/>
          <w:noProof/>
          <w:shd w:val="clear" w:color="auto" w:fill="FFFFFF"/>
        </w:rPr>
        <w:t>(Katz et al. 2021)</w:t>
      </w:r>
      <w:r w:rsidR="00176E88" w:rsidRPr="00BA7E40">
        <w:rPr>
          <w:rFonts w:ascii="Times New Roman" w:hAnsi="Times New Roman" w:cs="Times New Roman"/>
          <w:shd w:val="clear" w:color="auto" w:fill="FFFFFF"/>
        </w:rPr>
        <w:fldChar w:fldCharType="end"/>
      </w:r>
      <w:r w:rsidR="00B677A9" w:rsidRPr="00BA7E40">
        <w:rPr>
          <w:rFonts w:ascii="Times New Roman" w:hAnsi="Times New Roman" w:cs="Times New Roman"/>
        </w:rPr>
        <w:t xml:space="preserve">. </w:t>
      </w:r>
      <w:r w:rsidR="007D2775" w:rsidRPr="00BA7E40">
        <w:rPr>
          <w:rFonts w:ascii="Times New Roman" w:hAnsi="Times New Roman" w:cs="Times New Roman"/>
        </w:rPr>
        <w:t xml:space="preserve"> </w:t>
      </w:r>
      <w:r w:rsidR="00652142" w:rsidRPr="00BA7E40">
        <w:rPr>
          <w:rFonts w:ascii="Times New Roman" w:hAnsi="Times New Roman" w:cs="Times New Roman"/>
          <w:shd w:val="clear" w:color="auto" w:fill="FFFFFF"/>
        </w:rPr>
        <w:t xml:space="preserve">Current global vaccination rates </w:t>
      </w:r>
      <w:proofErr w:type="gramStart"/>
      <w:r w:rsidR="005B487F">
        <w:rPr>
          <w:rFonts w:ascii="Times New Roman" w:hAnsi="Times New Roman" w:cs="Times New Roman"/>
          <w:shd w:val="clear" w:color="auto" w:fill="FFFFFF"/>
        </w:rPr>
        <w:t>is</w:t>
      </w:r>
      <w:proofErr w:type="gramEnd"/>
      <w:r w:rsidR="00652142" w:rsidRPr="00BA7E40">
        <w:rPr>
          <w:rFonts w:ascii="Times New Roman" w:hAnsi="Times New Roman" w:cs="Times New Roman"/>
          <w:shd w:val="clear" w:color="auto" w:fill="FFFFFF"/>
        </w:rPr>
        <w:t xml:space="preserve"> roughly 6.7 million doses per day</w:t>
      </w:r>
      <w:r w:rsidR="00632233">
        <w:rPr>
          <w:rFonts w:ascii="Times New Roman" w:hAnsi="Times New Roman" w:cs="Times New Roman"/>
          <w:shd w:val="clear" w:color="auto" w:fill="FFFFFF"/>
        </w:rPr>
        <w:t xml:space="preserve"> and</w:t>
      </w:r>
      <w:r w:rsidR="006D0790" w:rsidRPr="00BA7E40">
        <w:rPr>
          <w:rFonts w:ascii="Times New Roman" w:hAnsi="Times New Roman" w:cs="Times New Roman"/>
          <w:shd w:val="clear" w:color="auto" w:fill="FFFFFF"/>
        </w:rPr>
        <w:t xml:space="preserve"> </w:t>
      </w:r>
      <w:r w:rsidR="006153F7">
        <w:rPr>
          <w:rFonts w:ascii="Times New Roman" w:hAnsi="Times New Roman" w:cs="Times New Roman"/>
          <w:shd w:val="clear" w:color="auto" w:fill="FFFFFF"/>
        </w:rPr>
        <w:t xml:space="preserve">the </w:t>
      </w:r>
      <w:r w:rsidR="006153F7">
        <w:rPr>
          <w:rFonts w:ascii="Times New Roman" w:hAnsi="Times New Roman" w:cs="Times New Roman"/>
          <w:color w:val="000000" w:themeColor="text1"/>
          <w:shd w:val="clear" w:color="auto" w:fill="FFFFFF"/>
        </w:rPr>
        <w:t>v</w:t>
      </w:r>
      <w:r w:rsidR="006D0790" w:rsidRPr="00BA7E40">
        <w:rPr>
          <w:rFonts w:ascii="Times New Roman" w:hAnsi="Times New Roman" w:cs="Times New Roman"/>
          <w:color w:val="000000" w:themeColor="text1"/>
          <w:shd w:val="clear" w:color="auto" w:fill="FFFFFF"/>
        </w:rPr>
        <w:t xml:space="preserve">accine distribution is absent </w:t>
      </w:r>
      <w:r w:rsidR="00FE6786" w:rsidRPr="00BA7E40">
        <w:rPr>
          <w:rFonts w:ascii="Times New Roman" w:hAnsi="Times New Roman" w:cs="Times New Roman"/>
          <w:color w:val="000000" w:themeColor="text1"/>
          <w:shd w:val="clear" w:color="auto" w:fill="FFFFFF"/>
        </w:rPr>
        <w:t xml:space="preserve">or very </w:t>
      </w:r>
      <w:r w:rsidR="009201DE">
        <w:rPr>
          <w:rFonts w:ascii="Times New Roman" w:hAnsi="Times New Roman" w:cs="Times New Roman"/>
          <w:color w:val="000000" w:themeColor="text1"/>
          <w:shd w:val="clear" w:color="auto" w:fill="FFFFFF"/>
        </w:rPr>
        <w:t>limited</w:t>
      </w:r>
      <w:r w:rsidR="009201DE" w:rsidRPr="00BA7E40">
        <w:rPr>
          <w:rFonts w:ascii="Times New Roman" w:hAnsi="Times New Roman" w:cs="Times New Roman"/>
          <w:color w:val="000000" w:themeColor="text1"/>
          <w:shd w:val="clear" w:color="auto" w:fill="FFFFFF"/>
        </w:rPr>
        <w:t xml:space="preserve"> </w:t>
      </w:r>
      <w:r w:rsidR="006D0790" w:rsidRPr="00BA7E40">
        <w:rPr>
          <w:rFonts w:ascii="Times New Roman" w:hAnsi="Times New Roman" w:cs="Times New Roman"/>
          <w:color w:val="000000" w:themeColor="text1"/>
          <w:shd w:val="clear" w:color="auto" w:fill="FFFFFF"/>
        </w:rPr>
        <w:t xml:space="preserve">in many </w:t>
      </w:r>
      <w:r w:rsidR="00965599">
        <w:rPr>
          <w:rFonts w:ascii="Times New Roman" w:hAnsi="Times New Roman" w:cs="Times New Roman"/>
          <w:color w:val="000000" w:themeColor="text1"/>
          <w:shd w:val="clear" w:color="auto" w:fill="FFFFFF"/>
        </w:rPr>
        <w:t>low-income</w:t>
      </w:r>
      <w:r w:rsidR="006D0790" w:rsidRPr="00BA7E40">
        <w:rPr>
          <w:rFonts w:ascii="Times New Roman" w:hAnsi="Times New Roman" w:cs="Times New Roman"/>
          <w:color w:val="000000" w:themeColor="text1"/>
          <w:shd w:val="clear" w:color="auto" w:fill="FFFFFF"/>
        </w:rPr>
        <w:t xml:space="preserve"> countries</w:t>
      </w:r>
      <w:r w:rsidR="00454C01">
        <w:rPr>
          <w:rFonts w:ascii="Times New Roman" w:hAnsi="Times New Roman" w:cs="Times New Roman"/>
          <w:color w:val="000000" w:themeColor="text1"/>
          <w:shd w:val="clear" w:color="auto" w:fill="FFFFFF"/>
        </w:rPr>
        <w:t>. E</w:t>
      </w:r>
      <w:r w:rsidR="006D0790" w:rsidRPr="00BA7E40">
        <w:rPr>
          <w:rFonts w:ascii="Times New Roman" w:hAnsi="Times New Roman" w:cs="Times New Roman"/>
          <w:color w:val="000000" w:themeColor="text1"/>
          <w:shd w:val="clear" w:color="auto" w:fill="FFFFFF"/>
        </w:rPr>
        <w:t>xperts anticipate</w:t>
      </w:r>
      <w:r w:rsidR="001F5F17">
        <w:rPr>
          <w:rFonts w:ascii="Times New Roman" w:hAnsi="Times New Roman" w:cs="Times New Roman"/>
          <w:color w:val="000000" w:themeColor="text1"/>
          <w:shd w:val="clear" w:color="auto" w:fill="FFFFFF"/>
        </w:rPr>
        <w:t>d</w:t>
      </w:r>
      <w:r w:rsidR="006D0790" w:rsidRPr="00BA7E40">
        <w:rPr>
          <w:rFonts w:ascii="Times New Roman" w:hAnsi="Times New Roman" w:cs="Times New Roman"/>
          <w:color w:val="000000" w:themeColor="text1"/>
          <w:shd w:val="clear" w:color="auto" w:fill="FFFFFF"/>
        </w:rPr>
        <w:t xml:space="preserve"> that 80% of the population in low-</w:t>
      </w:r>
      <w:r w:rsidR="00A433E4">
        <w:rPr>
          <w:rFonts w:ascii="Times New Roman" w:hAnsi="Times New Roman" w:cs="Times New Roman"/>
          <w:color w:val="000000" w:themeColor="text1"/>
          <w:shd w:val="clear" w:color="auto" w:fill="FFFFFF"/>
        </w:rPr>
        <w:t>income</w:t>
      </w:r>
      <w:r w:rsidR="006D0790" w:rsidRPr="00BA7E40">
        <w:rPr>
          <w:rFonts w:ascii="Times New Roman" w:hAnsi="Times New Roman" w:cs="Times New Roman"/>
          <w:color w:val="000000" w:themeColor="text1"/>
          <w:shd w:val="clear" w:color="auto" w:fill="FFFFFF"/>
        </w:rPr>
        <w:t xml:space="preserve"> </w:t>
      </w:r>
      <w:r w:rsidR="007F6393" w:rsidRPr="00BA7E40">
        <w:rPr>
          <w:rFonts w:ascii="Times New Roman" w:hAnsi="Times New Roman" w:cs="Times New Roman"/>
          <w:color w:val="000000" w:themeColor="text1"/>
          <w:shd w:val="clear" w:color="auto" w:fill="FFFFFF"/>
        </w:rPr>
        <w:t xml:space="preserve">countries </w:t>
      </w:r>
      <w:r w:rsidR="006D0790" w:rsidRPr="00BA7E40">
        <w:rPr>
          <w:rFonts w:ascii="Times New Roman" w:hAnsi="Times New Roman" w:cs="Times New Roman"/>
          <w:color w:val="000000" w:themeColor="text1"/>
          <w:shd w:val="clear" w:color="auto" w:fill="FFFFFF"/>
        </w:rPr>
        <w:t>w</w:t>
      </w:r>
      <w:r w:rsidR="006B457A">
        <w:rPr>
          <w:rFonts w:ascii="Times New Roman" w:hAnsi="Times New Roman" w:cs="Times New Roman"/>
          <w:color w:val="000000" w:themeColor="text1"/>
          <w:shd w:val="clear" w:color="auto" w:fill="FFFFFF"/>
        </w:rPr>
        <w:t>ould</w:t>
      </w:r>
      <w:r w:rsidR="006D0790" w:rsidRPr="00BA7E40">
        <w:rPr>
          <w:rFonts w:ascii="Times New Roman" w:hAnsi="Times New Roman" w:cs="Times New Roman"/>
          <w:color w:val="000000" w:themeColor="text1"/>
          <w:shd w:val="clear" w:color="auto" w:fill="FFFFFF"/>
        </w:rPr>
        <w:t xml:space="preserve"> not receive a vaccine </w:t>
      </w:r>
      <w:r w:rsidR="007F6393" w:rsidRPr="00BA7E40">
        <w:rPr>
          <w:rFonts w:ascii="Times New Roman" w:hAnsi="Times New Roman" w:cs="Times New Roman"/>
          <w:color w:val="000000" w:themeColor="text1"/>
          <w:shd w:val="clear" w:color="auto" w:fill="FFFFFF"/>
        </w:rPr>
        <w:t>at the end of 2021</w:t>
      </w:r>
      <w:r w:rsidR="006675FB" w:rsidRPr="00BA7E40">
        <w:rPr>
          <w:rFonts w:ascii="Times New Roman" w:hAnsi="Times New Roman" w:cs="Times New Roman"/>
          <w:color w:val="000000" w:themeColor="text1"/>
          <w:shd w:val="clear" w:color="auto" w:fill="FFFFFF"/>
        </w:rPr>
        <w:t xml:space="preserve"> </w:t>
      </w:r>
      <w:r w:rsidR="006675FB" w:rsidRPr="00BA7E40">
        <w:rPr>
          <w:rFonts w:ascii="Times New Roman" w:hAnsi="Times New Roman" w:cs="Times New Roman"/>
          <w:color w:val="000000" w:themeColor="text1"/>
          <w:shd w:val="clear" w:color="auto" w:fill="FFFFFF"/>
        </w:rPr>
        <w:fldChar w:fldCharType="begin" w:fldLock="1"/>
      </w:r>
      <w:r w:rsidR="00FD6347">
        <w:rPr>
          <w:rFonts w:ascii="Times New Roman" w:hAnsi="Times New Roman" w:cs="Times New Roman"/>
          <w:color w:val="000000" w:themeColor="text1"/>
          <w:shd w:val="clear" w:color="auto" w:fill="FFFFFF"/>
        </w:rPr>
        <w:instrText>ADDIN CSL_CITATION {"citationItems":[{"id":"ITEM-1","itemData":{"DOI":"10.1056/NEJMp2103614","ISSN":"0028-4793","author":[{"dropping-particle":"","family":"Katz","given":"Ingrid T.","non-dropping-particle":"","parse-names":false,"suffix":""},{"dropping-particle":"","family":"Weintraub","given":"Rebecca","non-dropping-particle":"","parse-names":false,"suffix":""},{"dropping-particle":"","family":"Bekker","given":"Linda-Gail","non-dropping-particle":"","parse-names":false,"suffix":""},{"dropping-particle":"","family":"Brandt","given":"Allan M.","non-dropping-particle":"","parse-names":false,"suffix":""}],"container-title":"New England Journal of Medicine","id":"ITEM-1","issue":"14","issued":{"date-parts":[["2021","4","8"]]},"page":"1281-1283","title":"From Vaccine Nationalism to Vaccine Equity — Finding a Path Forward","type":"article-journal","volume":"384"},"uris":["http://www.mendeley.com/documents/?uuid=87cb30fc-8fbf-4129-b90d-7aff28540eed"]}],"mendeley":{"formattedCitation":"(Katz et al. 2021)","plainTextFormattedCitation":"(Katz et al. 2021)","previouslyFormattedCitation":"(Katz et al. 2021)"},"properties":{"noteIndex":0},"schema":"https://github.com/citation-style-language/schema/raw/master/csl-citation.json"}</w:instrText>
      </w:r>
      <w:r w:rsidR="006675FB" w:rsidRPr="00BA7E40">
        <w:rPr>
          <w:rFonts w:ascii="Times New Roman" w:hAnsi="Times New Roman" w:cs="Times New Roman"/>
          <w:color w:val="000000" w:themeColor="text1"/>
          <w:shd w:val="clear" w:color="auto" w:fill="FFFFFF"/>
        </w:rPr>
        <w:fldChar w:fldCharType="separate"/>
      </w:r>
      <w:r w:rsidR="00FD6347" w:rsidRPr="00FD6347">
        <w:rPr>
          <w:rFonts w:ascii="Times New Roman" w:hAnsi="Times New Roman" w:cs="Times New Roman"/>
          <w:noProof/>
          <w:color w:val="000000" w:themeColor="text1"/>
          <w:shd w:val="clear" w:color="auto" w:fill="FFFFFF"/>
        </w:rPr>
        <w:t>(Katz et al. 2021)</w:t>
      </w:r>
      <w:r w:rsidR="006675FB" w:rsidRPr="00BA7E40">
        <w:rPr>
          <w:rFonts w:ascii="Times New Roman" w:hAnsi="Times New Roman" w:cs="Times New Roman"/>
          <w:color w:val="000000" w:themeColor="text1"/>
          <w:shd w:val="clear" w:color="auto" w:fill="FFFFFF"/>
        </w:rPr>
        <w:fldChar w:fldCharType="end"/>
      </w:r>
      <w:r w:rsidR="00454C01">
        <w:rPr>
          <w:rFonts w:ascii="Times New Roman" w:hAnsi="Times New Roman" w:cs="Times New Roman"/>
          <w:color w:val="000000" w:themeColor="text1"/>
          <w:shd w:val="clear" w:color="auto" w:fill="FFFFFF"/>
        </w:rPr>
        <w:t>,</w:t>
      </w:r>
      <w:r w:rsidR="006B457A">
        <w:rPr>
          <w:rFonts w:ascii="Times New Roman" w:hAnsi="Times New Roman" w:cs="Times New Roman"/>
          <w:color w:val="000000" w:themeColor="text1"/>
          <w:shd w:val="clear" w:color="auto" w:fill="FFFFFF"/>
        </w:rPr>
        <w:t xml:space="preserve"> which has been the case</w:t>
      </w:r>
      <w:r w:rsidR="007F6393" w:rsidRPr="00BA7E40">
        <w:rPr>
          <w:rFonts w:ascii="Times New Roman" w:hAnsi="Times New Roman" w:cs="Times New Roman"/>
          <w:color w:val="000000" w:themeColor="text1"/>
          <w:shd w:val="clear" w:color="auto" w:fill="FFFFFF"/>
        </w:rPr>
        <w:t xml:space="preserve">. </w:t>
      </w:r>
    </w:p>
    <w:p w14:paraId="2E4C506E" w14:textId="6C73452F" w:rsidR="008845B1" w:rsidRPr="00BA7E40" w:rsidRDefault="008845B1" w:rsidP="00E8439F">
      <w:pPr>
        <w:spacing w:after="0" w:line="480" w:lineRule="auto"/>
        <w:rPr>
          <w:rFonts w:ascii="Times New Roman" w:hAnsi="Times New Roman" w:cs="Times New Roman"/>
        </w:rPr>
      </w:pPr>
    </w:p>
    <w:p w14:paraId="54C0988E" w14:textId="6931325B" w:rsidR="00736DB3" w:rsidRPr="0033094F" w:rsidRDefault="009F2D7A" w:rsidP="00E8439F">
      <w:pPr>
        <w:spacing w:after="0" w:line="480" w:lineRule="auto"/>
        <w:rPr>
          <w:rFonts w:ascii="Times New Roman" w:hAnsi="Times New Roman" w:cs="Times New Roman"/>
        </w:rPr>
      </w:pPr>
      <w:r w:rsidRPr="00BA7E40">
        <w:rPr>
          <w:rFonts w:ascii="Times New Roman" w:hAnsi="Times New Roman" w:cs="Times New Roman"/>
        </w:rPr>
        <w:lastRenderedPageBreak/>
        <w:t xml:space="preserve">As the world </w:t>
      </w:r>
      <w:r w:rsidR="001C124B">
        <w:rPr>
          <w:rFonts w:ascii="Times New Roman" w:hAnsi="Times New Roman" w:cs="Times New Roman"/>
        </w:rPr>
        <w:t>faces</w:t>
      </w:r>
      <w:r w:rsidRPr="00BA7E40">
        <w:rPr>
          <w:rFonts w:ascii="Times New Roman" w:hAnsi="Times New Roman" w:cs="Times New Roman"/>
        </w:rPr>
        <w:t xml:space="preserve"> the 3</w:t>
      </w:r>
      <w:r w:rsidRPr="00BA7E40">
        <w:rPr>
          <w:rFonts w:ascii="Times New Roman" w:hAnsi="Times New Roman" w:cs="Times New Roman"/>
          <w:vertAlign w:val="superscript"/>
        </w:rPr>
        <w:t>rd</w:t>
      </w:r>
      <w:r w:rsidRPr="00BA7E40">
        <w:rPr>
          <w:rFonts w:ascii="Times New Roman" w:hAnsi="Times New Roman" w:cs="Times New Roman"/>
        </w:rPr>
        <w:t xml:space="preserve"> year of the COVID-19 pandemic, globally, as of </w:t>
      </w:r>
      <w:r w:rsidR="00E56EF1">
        <w:rPr>
          <w:rFonts w:ascii="Times New Roman" w:hAnsi="Times New Roman" w:cs="Times New Roman"/>
        </w:rPr>
        <w:t>31</w:t>
      </w:r>
      <w:r w:rsidR="00B47DC0" w:rsidRPr="00BA7E40">
        <w:rPr>
          <w:rFonts w:ascii="Times New Roman" w:hAnsi="Times New Roman" w:cs="Times New Roman"/>
        </w:rPr>
        <w:t xml:space="preserve"> </w:t>
      </w:r>
      <w:del w:id="29" w:author="Mohammad Nayeem Hasan" w:date="2023-01-11T14:46:00Z">
        <w:r w:rsidR="00E56EF1" w:rsidDel="00A75E7A">
          <w:rPr>
            <w:rFonts w:ascii="Times New Roman" w:hAnsi="Times New Roman" w:cs="Times New Roman"/>
          </w:rPr>
          <w:delText>August</w:delText>
        </w:r>
        <w:r w:rsidR="00B47DC0" w:rsidRPr="00BA7E40" w:rsidDel="00A75E7A">
          <w:rPr>
            <w:rFonts w:ascii="Times New Roman" w:hAnsi="Times New Roman" w:cs="Times New Roman"/>
          </w:rPr>
          <w:delText xml:space="preserve"> </w:delText>
        </w:r>
      </w:del>
      <w:ins w:id="30" w:author="Mohammad Nayeem Hasan" w:date="2023-01-11T14:46:00Z">
        <w:r w:rsidR="00A75E7A">
          <w:rPr>
            <w:rFonts w:ascii="Times New Roman" w:hAnsi="Times New Roman" w:cs="Times New Roman"/>
          </w:rPr>
          <w:t>December</w:t>
        </w:r>
        <w:r w:rsidR="00A75E7A" w:rsidRPr="00BA7E40">
          <w:rPr>
            <w:rFonts w:ascii="Times New Roman" w:hAnsi="Times New Roman" w:cs="Times New Roman"/>
          </w:rPr>
          <w:t xml:space="preserve"> </w:t>
        </w:r>
      </w:ins>
      <w:r w:rsidR="00B47DC0" w:rsidRPr="00BA7E40">
        <w:rPr>
          <w:rFonts w:ascii="Times New Roman" w:hAnsi="Times New Roman" w:cs="Times New Roman"/>
        </w:rPr>
        <w:t>2022</w:t>
      </w:r>
      <w:r w:rsidRPr="00BA7E40">
        <w:rPr>
          <w:rFonts w:ascii="Times New Roman" w:hAnsi="Times New Roman" w:cs="Times New Roman"/>
        </w:rPr>
        <w:t xml:space="preserve">, there have been over </w:t>
      </w:r>
      <w:r w:rsidR="00E56EF1">
        <w:rPr>
          <w:rFonts w:ascii="Times New Roman" w:hAnsi="Times New Roman" w:cs="Times New Roman"/>
        </w:rPr>
        <w:t>6</w:t>
      </w:r>
      <w:ins w:id="31" w:author="Mohammad Nayeem Hasan" w:date="2023-01-11T14:47:00Z">
        <w:r w:rsidR="00A75E7A">
          <w:rPr>
            <w:rFonts w:ascii="Times New Roman" w:hAnsi="Times New Roman" w:cs="Times New Roman"/>
          </w:rPr>
          <w:t>60</w:t>
        </w:r>
      </w:ins>
      <w:del w:id="32" w:author="Mohammad Nayeem Hasan" w:date="2023-01-11T14:47:00Z">
        <w:r w:rsidR="00E56EF1" w:rsidDel="00A75E7A">
          <w:rPr>
            <w:rFonts w:ascii="Times New Roman" w:hAnsi="Times New Roman" w:cs="Times New Roman"/>
          </w:rPr>
          <w:delText>02</w:delText>
        </w:r>
      </w:del>
      <w:r w:rsidR="00E56EF1">
        <w:rPr>
          <w:rFonts w:ascii="Times New Roman" w:hAnsi="Times New Roman" w:cs="Times New Roman"/>
        </w:rPr>
        <w:t>.</w:t>
      </w:r>
      <w:ins w:id="33" w:author="Mohammad Nayeem Hasan" w:date="2023-01-11T14:47:00Z">
        <w:r w:rsidR="00A75E7A">
          <w:rPr>
            <w:rFonts w:ascii="Times New Roman" w:hAnsi="Times New Roman" w:cs="Times New Roman"/>
          </w:rPr>
          <w:t>35</w:t>
        </w:r>
      </w:ins>
      <w:del w:id="34" w:author="Mohammad Nayeem Hasan" w:date="2023-01-11T14:47:00Z">
        <w:r w:rsidR="00E56EF1" w:rsidDel="00A75E7A">
          <w:rPr>
            <w:rFonts w:ascii="Times New Roman" w:hAnsi="Times New Roman" w:cs="Times New Roman"/>
          </w:rPr>
          <w:delText>98</w:delText>
        </w:r>
      </w:del>
      <w:r w:rsidR="00B47DC0">
        <w:rPr>
          <w:rFonts w:ascii="Times New Roman" w:hAnsi="Times New Roman" w:cs="Times New Roman"/>
        </w:rPr>
        <w:t xml:space="preserve"> million</w:t>
      </w:r>
      <w:r w:rsidRPr="00BA7E40">
        <w:rPr>
          <w:rFonts w:ascii="Times New Roman" w:hAnsi="Times New Roman" w:cs="Times New Roman"/>
        </w:rPr>
        <w:t> confirmed cases of COVID-19, including </w:t>
      </w:r>
      <w:r w:rsidR="00B47DC0" w:rsidRPr="00AE4D16">
        <w:rPr>
          <w:rFonts w:ascii="Times New Roman" w:hAnsi="Times New Roman" w:cs="Times New Roman"/>
        </w:rPr>
        <w:t>6</w:t>
      </w:r>
      <w:r w:rsidR="00B564CA">
        <w:rPr>
          <w:rFonts w:ascii="Times New Roman" w:hAnsi="Times New Roman" w:cs="Times New Roman"/>
        </w:rPr>
        <w:t>.</w:t>
      </w:r>
      <w:ins w:id="35" w:author="Mohammad Nayeem Hasan" w:date="2023-01-11T14:48:00Z">
        <w:r w:rsidR="00A75E7A">
          <w:rPr>
            <w:rFonts w:ascii="Times New Roman" w:hAnsi="Times New Roman" w:cs="Times New Roman"/>
          </w:rPr>
          <w:t>6</w:t>
        </w:r>
      </w:ins>
      <w:del w:id="36" w:author="Mohammad Nayeem Hasan" w:date="2023-01-11T14:48:00Z">
        <w:r w:rsidR="00E56EF1" w:rsidDel="00A75E7A">
          <w:rPr>
            <w:rFonts w:ascii="Times New Roman" w:hAnsi="Times New Roman" w:cs="Times New Roman"/>
          </w:rPr>
          <w:delText>4</w:delText>
        </w:r>
      </w:del>
      <w:r w:rsidR="00E56EF1">
        <w:rPr>
          <w:rFonts w:ascii="Times New Roman" w:hAnsi="Times New Roman" w:cs="Times New Roman"/>
        </w:rPr>
        <w:t>9</w:t>
      </w:r>
      <w:r w:rsidR="00B47DC0">
        <w:rPr>
          <w:rFonts w:ascii="Times New Roman" w:hAnsi="Times New Roman" w:cs="Times New Roman"/>
        </w:rPr>
        <w:t xml:space="preserve"> million </w:t>
      </w:r>
      <w:r w:rsidRPr="00BA7E40">
        <w:rPr>
          <w:rFonts w:ascii="Times New Roman" w:hAnsi="Times New Roman" w:cs="Times New Roman"/>
        </w:rPr>
        <w:t xml:space="preserve">deaths, reported to WHO </w:t>
      </w:r>
      <w:r w:rsidRPr="00BA7E40">
        <w:rPr>
          <w:rFonts w:ascii="Times New Roman" w:hAnsi="Times New Roman" w:cs="Times New Roman"/>
        </w:rPr>
        <w:fldChar w:fldCharType="begin" w:fldLock="1"/>
      </w:r>
      <w:r w:rsidR="00FD6347">
        <w:rPr>
          <w:rFonts w:ascii="Times New Roman" w:hAnsi="Times New Roman" w:cs="Times New Roman"/>
        </w:rPr>
        <w:instrText>ADDIN CSL_CITATION {"citationItems":[{"id":"ITEM-1","itemData":{"DOI":"10.1101/2020.01.23.20018549V2","author":[{"dropping-particle":"","family":"Worldometer","given":"","non-dropping-particle":"","parse-names":false,"suffix":""}],"container-title":"Worldometer","id":"ITEM-1","issued":{"date-parts":[["2020"]]},"page":"1-22","title":"Coronavirus Cases","type":"article"},"uris":["http://www.mendeley.com/documents/?uuid=3f8302cc-6951-4485-88b9-7b542829ab6a"]}],"mendeley":{"formattedCitation":"(Worldometer 2020)","plainTextFormattedCitation":"(Worldometer 2020)","previouslyFormattedCitation":"(Worldometer 2020)"},"properties":{"noteIndex":0},"schema":"https://github.com/citation-style-language/schema/raw/master/csl-citation.json"}</w:instrText>
      </w:r>
      <w:r w:rsidRPr="00BA7E40">
        <w:rPr>
          <w:rFonts w:ascii="Times New Roman" w:hAnsi="Times New Roman" w:cs="Times New Roman"/>
        </w:rPr>
        <w:fldChar w:fldCharType="separate"/>
      </w:r>
      <w:r w:rsidR="00FD6347" w:rsidRPr="00FD6347">
        <w:rPr>
          <w:rFonts w:ascii="Times New Roman" w:hAnsi="Times New Roman" w:cs="Times New Roman"/>
          <w:noProof/>
        </w:rPr>
        <w:t>(Worldometer 2020)</w:t>
      </w:r>
      <w:r w:rsidRPr="00BA7E40">
        <w:rPr>
          <w:rFonts w:ascii="Times New Roman" w:hAnsi="Times New Roman" w:cs="Times New Roman"/>
        </w:rPr>
        <w:fldChar w:fldCharType="end"/>
      </w:r>
      <w:r w:rsidRPr="00BA7E40">
        <w:rPr>
          <w:rFonts w:ascii="Times New Roman" w:hAnsi="Times New Roman" w:cs="Times New Roman"/>
        </w:rPr>
        <w:t>.</w:t>
      </w:r>
      <w:r w:rsidR="00B433EF">
        <w:rPr>
          <w:rFonts w:ascii="Times New Roman" w:hAnsi="Times New Roman" w:cs="Times New Roman"/>
        </w:rPr>
        <w:t xml:space="preserve"> </w:t>
      </w:r>
      <w:r w:rsidRPr="00BA7E40">
        <w:rPr>
          <w:rFonts w:ascii="Times New Roman" w:hAnsi="Times New Roman" w:cs="Times New Roman"/>
        </w:rPr>
        <w:t xml:space="preserve"> COVID-19 vaccination rollout globally has progressed at varying rates and</w:t>
      </w:r>
      <w:r w:rsidR="00B433EF">
        <w:rPr>
          <w:rFonts w:ascii="Times New Roman" w:hAnsi="Times New Roman" w:cs="Times New Roman"/>
        </w:rPr>
        <w:t xml:space="preserve"> </w:t>
      </w:r>
      <w:r w:rsidR="00B433EF" w:rsidRPr="00B433EF">
        <w:rPr>
          <w:rFonts w:ascii="Times New Roman" w:hAnsi="Times New Roman" w:cs="Times New Roman"/>
        </w:rPr>
        <w:t xml:space="preserve">the impact of mass vaccination on case fatality </w:t>
      </w:r>
      <w:r w:rsidR="0030128B">
        <w:rPr>
          <w:rFonts w:ascii="Times New Roman" w:hAnsi="Times New Roman" w:cs="Times New Roman"/>
        </w:rPr>
        <w:t xml:space="preserve">ratio </w:t>
      </w:r>
      <w:r w:rsidR="0030128B" w:rsidRPr="00B433EF">
        <w:rPr>
          <w:rFonts w:ascii="Times New Roman" w:hAnsi="Times New Roman" w:cs="Times New Roman"/>
        </w:rPr>
        <w:t>should</w:t>
      </w:r>
      <w:r w:rsidR="00B433EF" w:rsidRPr="00B433EF">
        <w:rPr>
          <w:rFonts w:ascii="Times New Roman" w:hAnsi="Times New Roman" w:cs="Times New Roman"/>
        </w:rPr>
        <w:t xml:space="preserve"> be explored and inform global access to vaccine</w:t>
      </w:r>
      <w:r w:rsidRPr="00BA7E40">
        <w:rPr>
          <w:rFonts w:ascii="Times New Roman" w:hAnsi="Times New Roman" w:cs="Times New Roman"/>
        </w:rPr>
        <w:t>. To this end</w:t>
      </w:r>
      <w:r w:rsidR="00002569" w:rsidRPr="00BA7E40">
        <w:rPr>
          <w:rFonts w:ascii="Times New Roman" w:hAnsi="Times New Roman" w:cs="Times New Roman"/>
        </w:rPr>
        <w:t>,</w:t>
      </w:r>
      <w:r w:rsidRPr="00BA7E40">
        <w:rPr>
          <w:rFonts w:ascii="Times New Roman" w:hAnsi="Times New Roman" w:cs="Times New Roman"/>
        </w:rPr>
        <w:t xml:space="preserve"> we compared the global </w:t>
      </w:r>
      <w:proofErr w:type="spellStart"/>
      <w:r w:rsidR="00714DC1" w:rsidRPr="00BA7E40">
        <w:rPr>
          <w:rFonts w:ascii="Times New Roman" w:hAnsi="Times New Roman" w:cs="Times New Roman"/>
        </w:rPr>
        <w:t>r</w:t>
      </w:r>
      <w:r w:rsidRPr="00BA7E40">
        <w:rPr>
          <w:rFonts w:ascii="Times New Roman" w:hAnsi="Times New Roman" w:cs="Times New Roman"/>
        </w:rPr>
        <w:t>CFR</w:t>
      </w:r>
      <w:proofErr w:type="spellEnd"/>
      <w:r w:rsidRPr="00BA7E40">
        <w:rPr>
          <w:rFonts w:ascii="Times New Roman" w:hAnsi="Times New Roman" w:cs="Times New Roman"/>
        </w:rPr>
        <w:t xml:space="preserve"> between </w:t>
      </w:r>
      <w:r w:rsidR="0093441E">
        <w:rPr>
          <w:rFonts w:ascii="Times New Roman" w:hAnsi="Times New Roman" w:cs="Times New Roman"/>
        </w:rPr>
        <w:t>the t</w:t>
      </w:r>
      <w:r w:rsidR="0093441E" w:rsidRPr="00BA7E40">
        <w:rPr>
          <w:rFonts w:ascii="Times New Roman" w:hAnsi="Times New Roman" w:cs="Times New Roman"/>
        </w:rPr>
        <w:t xml:space="preserve">op-20 countries </w:t>
      </w:r>
      <w:r w:rsidR="00271CF9">
        <w:rPr>
          <w:rFonts w:ascii="Times New Roman" w:hAnsi="Times New Roman" w:cs="Times New Roman"/>
        </w:rPr>
        <w:t xml:space="preserve">in terms of </w:t>
      </w:r>
      <w:r w:rsidR="0093441E" w:rsidRPr="00BA7E40">
        <w:rPr>
          <w:rFonts w:ascii="Times New Roman" w:hAnsi="Times New Roman" w:cs="Times New Roman"/>
        </w:rPr>
        <w:t>vaccination</w:t>
      </w:r>
      <w:r w:rsidR="00D024CB" w:rsidRPr="00BA7E40">
        <w:rPr>
          <w:rFonts w:ascii="Times New Roman" w:hAnsi="Times New Roman" w:cs="Times New Roman"/>
        </w:rPr>
        <w:t xml:space="preserve"> </w:t>
      </w:r>
      <w:r w:rsidR="00351556">
        <w:rPr>
          <w:rFonts w:ascii="Times New Roman" w:hAnsi="Times New Roman" w:cs="Times New Roman"/>
        </w:rPr>
        <w:t xml:space="preserve">rates </w:t>
      </w:r>
      <w:r w:rsidR="00D024CB" w:rsidRPr="00BA7E40">
        <w:rPr>
          <w:rFonts w:ascii="Times New Roman" w:hAnsi="Times New Roman" w:cs="Times New Roman"/>
        </w:rPr>
        <w:t xml:space="preserve">(minimum vaccination: </w:t>
      </w:r>
      <w:r w:rsidR="00E56EF1">
        <w:rPr>
          <w:rFonts w:ascii="Times New Roman" w:hAnsi="Times New Roman" w:cs="Times New Roman"/>
        </w:rPr>
        <w:t>2</w:t>
      </w:r>
      <w:ins w:id="37" w:author="Mohammad Nayeem Hasan" w:date="2023-01-11T14:49:00Z">
        <w:r w:rsidR="00A75E7A">
          <w:rPr>
            <w:rFonts w:ascii="Times New Roman" w:hAnsi="Times New Roman" w:cs="Times New Roman"/>
          </w:rPr>
          <w:t>50</w:t>
        </w:r>
      </w:ins>
      <w:del w:id="38" w:author="Mohammad Nayeem Hasan" w:date="2023-01-11T14:49:00Z">
        <w:r w:rsidR="00E56EF1" w:rsidDel="00A75E7A">
          <w:rPr>
            <w:rFonts w:ascii="Times New Roman" w:hAnsi="Times New Roman" w:cs="Times New Roman"/>
          </w:rPr>
          <w:delText>46</w:delText>
        </w:r>
      </w:del>
      <w:r w:rsidR="00E56EF1">
        <w:rPr>
          <w:rFonts w:ascii="Times New Roman" w:hAnsi="Times New Roman" w:cs="Times New Roman"/>
        </w:rPr>
        <w:t>.</w:t>
      </w:r>
      <w:ins w:id="39" w:author="Mohammad Nayeem Hasan" w:date="2023-01-11T14:49:00Z">
        <w:r w:rsidR="00A75E7A">
          <w:rPr>
            <w:rFonts w:ascii="Times New Roman" w:hAnsi="Times New Roman" w:cs="Times New Roman"/>
          </w:rPr>
          <w:t>23</w:t>
        </w:r>
      </w:ins>
      <w:del w:id="40" w:author="Mohammad Nayeem Hasan" w:date="2023-01-11T14:49:00Z">
        <w:r w:rsidR="00E56EF1" w:rsidDel="00A75E7A">
          <w:rPr>
            <w:rFonts w:ascii="Times New Roman" w:hAnsi="Times New Roman" w:cs="Times New Roman"/>
          </w:rPr>
          <w:delText>18</w:delText>
        </w:r>
      </w:del>
      <w:r w:rsidR="00E56EF1">
        <w:rPr>
          <w:rFonts w:ascii="Times New Roman" w:hAnsi="Times New Roman" w:cs="Times New Roman"/>
        </w:rPr>
        <w:t xml:space="preserve"> </w:t>
      </w:r>
      <w:r w:rsidR="00D024CB" w:rsidRPr="00BA7E40">
        <w:rPr>
          <w:rFonts w:ascii="Times New Roman" w:hAnsi="Times New Roman" w:cs="Times New Roman"/>
        </w:rPr>
        <w:t>dose/100 people)</w:t>
      </w:r>
      <w:r w:rsidR="00765FF0">
        <w:rPr>
          <w:rFonts w:ascii="Times New Roman" w:hAnsi="Times New Roman" w:cs="Times New Roman"/>
        </w:rPr>
        <w:t>, sub-Saharan Africa (SSA),</w:t>
      </w:r>
      <w:r w:rsidRPr="00BA7E40">
        <w:rPr>
          <w:rFonts w:ascii="Times New Roman" w:hAnsi="Times New Roman" w:cs="Times New Roman"/>
        </w:rPr>
        <w:t xml:space="preserve"> and the rest of the world, before and after commencement of vaccination programs.</w:t>
      </w:r>
      <w:r w:rsidR="000C4EC5" w:rsidRPr="00BA7E40">
        <w:rPr>
          <w:rFonts w:ascii="Times New Roman" w:hAnsi="Times New Roman" w:cs="Times New Roman"/>
        </w:rPr>
        <w:t xml:space="preserve"> </w:t>
      </w:r>
      <w:r w:rsidR="00576114" w:rsidRPr="00BA7E40">
        <w:rPr>
          <w:rFonts w:ascii="Times New Roman" w:hAnsi="Times New Roman" w:cs="Times New Roman"/>
        </w:rPr>
        <w:t xml:space="preserve">We further </w:t>
      </w:r>
      <w:r w:rsidR="00271CF9">
        <w:rPr>
          <w:rFonts w:ascii="Times New Roman" w:hAnsi="Times New Roman" w:cs="Times New Roman"/>
        </w:rPr>
        <w:t xml:space="preserve">explored the association </w:t>
      </w:r>
      <w:r w:rsidR="008C6552">
        <w:rPr>
          <w:rFonts w:ascii="Times New Roman" w:hAnsi="Times New Roman" w:cs="Times New Roman"/>
        </w:rPr>
        <w:t xml:space="preserve">between </w:t>
      </w:r>
      <w:r w:rsidR="008C6552" w:rsidRPr="00BA7E40">
        <w:rPr>
          <w:rFonts w:ascii="Times New Roman" w:hAnsi="Times New Roman" w:cs="Times New Roman"/>
        </w:rPr>
        <w:t>vaccination</w:t>
      </w:r>
      <w:r w:rsidR="00271CF9">
        <w:rPr>
          <w:rFonts w:ascii="Times New Roman" w:hAnsi="Times New Roman" w:cs="Times New Roman"/>
        </w:rPr>
        <w:t xml:space="preserve"> and </w:t>
      </w:r>
      <w:r w:rsidR="00576114" w:rsidRPr="00BA7E40">
        <w:rPr>
          <w:rFonts w:ascii="Times New Roman" w:hAnsi="Times New Roman" w:cs="Times New Roman"/>
        </w:rPr>
        <w:t xml:space="preserve">other control measures </w:t>
      </w:r>
      <w:r w:rsidR="00472E08" w:rsidRPr="00BA7E40">
        <w:rPr>
          <w:rFonts w:ascii="Times New Roman" w:hAnsi="Times New Roman" w:cs="Times New Roman"/>
        </w:rPr>
        <w:t>on Covid</w:t>
      </w:r>
      <w:r w:rsidR="00576114" w:rsidRPr="00BA7E40">
        <w:rPr>
          <w:rFonts w:ascii="Times New Roman" w:hAnsi="Times New Roman" w:cs="Times New Roman"/>
        </w:rPr>
        <w:t>-19 CFR</w:t>
      </w:r>
      <w:r w:rsidR="00B47DC0">
        <w:rPr>
          <w:rFonts w:ascii="Times New Roman" w:hAnsi="Times New Roman" w:cs="Times New Roman"/>
        </w:rPr>
        <w:t xml:space="preserve"> and excess mortality</w:t>
      </w:r>
      <w:r w:rsidR="00576114" w:rsidRPr="00BA7E40">
        <w:rPr>
          <w:rFonts w:ascii="Times New Roman" w:hAnsi="Times New Roman" w:cs="Times New Roman"/>
        </w:rPr>
        <w:t xml:space="preserve">. </w:t>
      </w:r>
    </w:p>
    <w:p w14:paraId="18E7351F" w14:textId="77777777" w:rsidR="006E440A" w:rsidRPr="00BA7E40" w:rsidRDefault="006E440A" w:rsidP="00E8439F">
      <w:pPr>
        <w:spacing w:after="0" w:line="480" w:lineRule="auto"/>
        <w:rPr>
          <w:rFonts w:ascii="Times New Roman" w:hAnsi="Times New Roman" w:cs="Times New Roman"/>
          <w:b/>
          <w:color w:val="1C1C1C"/>
          <w:shd w:val="clear" w:color="auto" w:fill="FFFFFF"/>
        </w:rPr>
      </w:pPr>
    </w:p>
    <w:p w14:paraId="622B70A8" w14:textId="773A76A9" w:rsidR="00C112AE" w:rsidRPr="00BA7E40" w:rsidRDefault="00622631" w:rsidP="00E8439F">
      <w:pPr>
        <w:spacing w:after="0" w:line="480" w:lineRule="auto"/>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 xml:space="preserve">Methods: </w:t>
      </w:r>
    </w:p>
    <w:p w14:paraId="6AA7E321" w14:textId="21CAF33F" w:rsidR="00C112AE" w:rsidRPr="00424105" w:rsidRDefault="008A33B9" w:rsidP="00E8439F">
      <w:pPr>
        <w:spacing w:after="0" w:line="480" w:lineRule="auto"/>
        <w:rPr>
          <w:rStyle w:val="Strong"/>
          <w:rFonts w:ascii="Times New Roman" w:hAnsi="Times New Roman" w:cs="Times New Roman"/>
        </w:rPr>
      </w:pPr>
      <w:r w:rsidRPr="00424105">
        <w:rPr>
          <w:rStyle w:val="Strong"/>
          <w:rFonts w:ascii="Times New Roman" w:hAnsi="Times New Roman" w:cs="Times New Roman"/>
        </w:rPr>
        <w:t>C</w:t>
      </w:r>
      <w:r w:rsidR="00C112AE" w:rsidRPr="00424105">
        <w:rPr>
          <w:rStyle w:val="Strong"/>
          <w:rFonts w:ascii="Times New Roman" w:hAnsi="Times New Roman" w:cs="Times New Roman"/>
        </w:rPr>
        <w:t>OVID-19 data</w:t>
      </w:r>
    </w:p>
    <w:p w14:paraId="067C1F82" w14:textId="5A3C70C1" w:rsidR="006C4A27" w:rsidRDefault="00C112AE" w:rsidP="006C4A27">
      <w:pPr>
        <w:spacing w:after="0" w:line="480" w:lineRule="auto"/>
        <w:rPr>
          <w:rFonts w:ascii="Times New Roman" w:hAnsi="Times New Roman" w:cs="Times New Roman"/>
        </w:rPr>
      </w:pPr>
      <w:r w:rsidRPr="000734B6">
        <w:rPr>
          <w:rFonts w:ascii="Times New Roman" w:hAnsi="Times New Roman" w:cs="Times New Roman"/>
          <w:color w:val="000000"/>
        </w:rPr>
        <w:t xml:space="preserve">The necessary COVID-19 related data, including daily </w:t>
      </w:r>
      <w:r w:rsidR="008C6552">
        <w:rPr>
          <w:rFonts w:ascii="Times New Roman" w:hAnsi="Times New Roman" w:cs="Times New Roman"/>
          <w:color w:val="000000"/>
        </w:rPr>
        <w:t xml:space="preserve">reported </w:t>
      </w:r>
      <w:r w:rsidRPr="000734B6">
        <w:rPr>
          <w:rFonts w:ascii="Times New Roman" w:hAnsi="Times New Roman" w:cs="Times New Roman"/>
          <w:color w:val="000000"/>
        </w:rPr>
        <w:t xml:space="preserve">new cases, daily </w:t>
      </w:r>
      <w:r w:rsidR="008C6552">
        <w:rPr>
          <w:rFonts w:ascii="Times New Roman" w:hAnsi="Times New Roman" w:cs="Times New Roman"/>
          <w:color w:val="000000"/>
        </w:rPr>
        <w:t xml:space="preserve">reported </w:t>
      </w:r>
      <w:r w:rsidRPr="000734B6">
        <w:rPr>
          <w:rFonts w:ascii="Times New Roman" w:hAnsi="Times New Roman" w:cs="Times New Roman"/>
          <w:color w:val="000000"/>
        </w:rPr>
        <w:t xml:space="preserve">new deaths, </w:t>
      </w:r>
      <w:r w:rsidR="008C6552">
        <w:rPr>
          <w:rFonts w:ascii="Times New Roman" w:hAnsi="Times New Roman" w:cs="Times New Roman"/>
          <w:color w:val="000000"/>
        </w:rPr>
        <w:t xml:space="preserve">reported </w:t>
      </w:r>
      <w:r w:rsidRPr="000734B6">
        <w:rPr>
          <w:rFonts w:ascii="Times New Roman" w:hAnsi="Times New Roman" w:cs="Times New Roman"/>
          <w:color w:val="000000"/>
        </w:rPr>
        <w:t xml:space="preserve">total deaths, </w:t>
      </w:r>
      <w:r w:rsidR="008C6552">
        <w:rPr>
          <w:rFonts w:ascii="Times New Roman" w:hAnsi="Times New Roman" w:cs="Times New Roman"/>
          <w:color w:val="000000"/>
        </w:rPr>
        <w:t xml:space="preserve">reported </w:t>
      </w:r>
      <w:r w:rsidRPr="000734B6">
        <w:rPr>
          <w:rFonts w:ascii="Times New Roman" w:hAnsi="Times New Roman" w:cs="Times New Roman"/>
          <w:color w:val="000000"/>
        </w:rPr>
        <w:t>total deaths per million</w:t>
      </w:r>
      <w:r w:rsidR="00A94477" w:rsidRPr="000734B6">
        <w:rPr>
          <w:rFonts w:ascii="Times New Roman" w:hAnsi="Times New Roman" w:cs="Times New Roman"/>
          <w:color w:val="000000"/>
        </w:rPr>
        <w:t xml:space="preserve"> inhabitant</w:t>
      </w:r>
      <w:r w:rsidR="007028AA" w:rsidRPr="000734B6">
        <w:rPr>
          <w:rFonts w:ascii="Times New Roman" w:hAnsi="Times New Roman" w:cs="Times New Roman"/>
          <w:color w:val="000000"/>
        </w:rPr>
        <w:t>s</w:t>
      </w:r>
      <w:r w:rsidR="004D1013">
        <w:rPr>
          <w:rFonts w:ascii="Times New Roman" w:hAnsi="Times New Roman" w:cs="Times New Roman"/>
          <w:color w:val="000000"/>
        </w:rPr>
        <w:t xml:space="preserve"> and</w:t>
      </w:r>
      <w:r w:rsidRPr="000734B6">
        <w:rPr>
          <w:rFonts w:ascii="Times New Roman" w:hAnsi="Times New Roman" w:cs="Times New Roman"/>
          <w:color w:val="000000"/>
        </w:rPr>
        <w:t xml:space="preserve"> vaccination</w:t>
      </w:r>
      <w:r w:rsidR="004944B6">
        <w:rPr>
          <w:rFonts w:ascii="Times New Roman" w:hAnsi="Times New Roman" w:cs="Times New Roman"/>
          <w:color w:val="000000"/>
        </w:rPr>
        <w:t xml:space="preserve"> </w:t>
      </w:r>
      <w:r w:rsidR="00615961">
        <w:rPr>
          <w:rFonts w:ascii="Times New Roman" w:hAnsi="Times New Roman" w:cs="Times New Roman"/>
          <w:color w:val="000000"/>
        </w:rPr>
        <w:t>(number of doses of any COVID-19 vaccine administered/100 people)</w:t>
      </w:r>
      <w:r w:rsidRPr="000734B6">
        <w:rPr>
          <w:rFonts w:ascii="Times New Roman" w:hAnsi="Times New Roman" w:cs="Times New Roman"/>
          <w:color w:val="000000"/>
        </w:rPr>
        <w:t xml:space="preserve">, </w:t>
      </w:r>
      <w:r w:rsidR="009B2372" w:rsidRPr="000734B6">
        <w:rPr>
          <w:rFonts w:ascii="Times New Roman" w:hAnsi="Times New Roman" w:cs="Times New Roman"/>
          <w:color w:val="000000"/>
        </w:rPr>
        <w:t xml:space="preserve">were collected </w:t>
      </w:r>
      <w:r w:rsidRPr="000734B6">
        <w:rPr>
          <w:rFonts w:ascii="Times New Roman" w:hAnsi="Times New Roman" w:cs="Times New Roman"/>
          <w:color w:val="000000"/>
        </w:rPr>
        <w:t>from the WHO daily COVID-19 situation reports of 2</w:t>
      </w:r>
      <w:ins w:id="41" w:author="Mohammad Nayeem Hasan" w:date="2023-01-11T14:55:00Z">
        <w:r w:rsidR="00C021A6">
          <w:rPr>
            <w:rFonts w:ascii="Times New Roman" w:hAnsi="Times New Roman" w:cs="Times New Roman"/>
            <w:color w:val="000000"/>
          </w:rPr>
          <w:t>10</w:t>
        </w:r>
      </w:ins>
      <w:del w:id="42" w:author="Mohammad Nayeem Hasan" w:date="2023-01-11T14:55:00Z">
        <w:r w:rsidRPr="000734B6" w:rsidDel="00C021A6">
          <w:rPr>
            <w:rFonts w:ascii="Times New Roman" w:hAnsi="Times New Roman" w:cs="Times New Roman"/>
            <w:color w:val="000000"/>
          </w:rPr>
          <w:delText>10</w:delText>
        </w:r>
      </w:del>
      <w:r w:rsidRPr="000734B6">
        <w:rPr>
          <w:rFonts w:ascii="Times New Roman" w:hAnsi="Times New Roman" w:cs="Times New Roman"/>
          <w:color w:val="000000"/>
        </w:rPr>
        <w:t xml:space="preserve"> countries from Jan 01, 2020</w:t>
      </w:r>
      <w:r w:rsidR="00EE287A">
        <w:rPr>
          <w:rFonts w:ascii="Times New Roman" w:hAnsi="Times New Roman" w:cs="Times New Roman"/>
          <w:color w:val="000000"/>
        </w:rPr>
        <w:t>,</w:t>
      </w:r>
      <w:r w:rsidRPr="000734B6">
        <w:rPr>
          <w:rFonts w:ascii="Times New Roman" w:hAnsi="Times New Roman" w:cs="Times New Roman"/>
          <w:color w:val="000000"/>
        </w:rPr>
        <w:t xml:space="preserve"> to </w:t>
      </w:r>
      <w:del w:id="43" w:author="Mohammad Nayeem Hasan" w:date="2023-01-11T14:52:00Z">
        <w:r w:rsidR="00E56EF1" w:rsidDel="00A75E7A">
          <w:rPr>
            <w:rFonts w:ascii="Times New Roman" w:hAnsi="Times New Roman" w:cs="Times New Roman"/>
            <w:color w:val="000000"/>
          </w:rPr>
          <w:delText xml:space="preserve">August </w:delText>
        </w:r>
      </w:del>
      <w:ins w:id="44" w:author="Mohammad Nayeem Hasan" w:date="2023-01-11T14:52:00Z">
        <w:r w:rsidR="00C021A6">
          <w:rPr>
            <w:rFonts w:ascii="Times New Roman" w:hAnsi="Times New Roman" w:cs="Times New Roman"/>
            <w:color w:val="000000"/>
          </w:rPr>
          <w:t>December</w:t>
        </w:r>
        <w:r w:rsidR="00A75E7A">
          <w:rPr>
            <w:rFonts w:ascii="Times New Roman" w:hAnsi="Times New Roman" w:cs="Times New Roman"/>
            <w:color w:val="000000"/>
          </w:rPr>
          <w:t xml:space="preserve"> </w:t>
        </w:r>
      </w:ins>
      <w:r w:rsidR="00E56EF1">
        <w:rPr>
          <w:rFonts w:ascii="Times New Roman" w:hAnsi="Times New Roman" w:cs="Times New Roman"/>
          <w:color w:val="000000"/>
        </w:rPr>
        <w:t>31</w:t>
      </w:r>
      <w:r w:rsidR="00B47DC0" w:rsidRPr="000734B6">
        <w:rPr>
          <w:rFonts w:ascii="Times New Roman" w:hAnsi="Times New Roman" w:cs="Times New Roman"/>
          <w:color w:val="000000"/>
        </w:rPr>
        <w:t xml:space="preserve">, 2022 </w:t>
      </w:r>
      <w:r w:rsidR="00DD261C" w:rsidRPr="000734B6">
        <w:rPr>
          <w:rFonts w:ascii="Times New Roman" w:hAnsi="Times New Roman" w:cs="Times New Roman"/>
          <w:color w:val="000000"/>
        </w:rPr>
        <w:fldChar w:fldCharType="begin" w:fldLock="1"/>
      </w:r>
      <w:r w:rsidR="00FD6347">
        <w:rPr>
          <w:rFonts w:ascii="Times New Roman" w:hAnsi="Times New Roman" w:cs="Times New Roman"/>
          <w:color w:val="000000"/>
        </w:rPr>
        <w:instrText>ADDIN CSL_CITATION {"citationItems":[{"id":"ITEM-1","itemData":{"author":[{"dropping-particle":"","family":"WHO","given":"","non-dropping-particle":"","parse-names":false,"suffix":""}],"id":"ITEM-1","issued":{"date-parts":[["2022"]]},"number-of-pages":"Available at; https://www.who.int/emergencies/dise","publisher-place":"Geneva, Switzerland","title":"Coronavirus disease (COVID-19) Weekly Epidemiological Update and Weekly Operational Update","type":"report"},"uris":["http://www.mendeley.com/documents/?uuid=890e9340-08f9-454c-8acd-4725a7415707"]}],"mendeley":{"formattedCitation":"(WHO 2022a)","plainTextFormattedCitation":"(WHO 2022a)","previouslyFormattedCitation":"(WHO 2022a)"},"properties":{"noteIndex":0},"schema":"https://github.com/citation-style-language/schema/raw/master/csl-citation.json"}</w:instrText>
      </w:r>
      <w:r w:rsidR="00DD261C" w:rsidRPr="000734B6">
        <w:rPr>
          <w:rFonts w:ascii="Times New Roman" w:hAnsi="Times New Roman" w:cs="Times New Roman"/>
          <w:color w:val="000000"/>
        </w:rPr>
        <w:fldChar w:fldCharType="separate"/>
      </w:r>
      <w:r w:rsidR="00FD6347" w:rsidRPr="00FD6347">
        <w:rPr>
          <w:rFonts w:ascii="Times New Roman" w:hAnsi="Times New Roman" w:cs="Times New Roman"/>
          <w:noProof/>
          <w:color w:val="000000"/>
        </w:rPr>
        <w:t>(WHO 2022a)</w:t>
      </w:r>
      <w:r w:rsidR="00DD261C" w:rsidRPr="000734B6">
        <w:rPr>
          <w:rFonts w:ascii="Times New Roman" w:hAnsi="Times New Roman" w:cs="Times New Roman"/>
          <w:color w:val="000000"/>
        </w:rPr>
        <w:fldChar w:fldCharType="end"/>
      </w:r>
      <w:r w:rsidR="00064EDB" w:rsidRPr="000734B6">
        <w:rPr>
          <w:rFonts w:ascii="Times New Roman" w:hAnsi="Times New Roman" w:cs="Times New Roman"/>
          <w:color w:val="000000"/>
        </w:rPr>
        <w:t xml:space="preserve">. </w:t>
      </w:r>
      <w:r w:rsidRPr="000734B6">
        <w:rPr>
          <w:rFonts w:ascii="Times New Roman" w:hAnsi="Times New Roman" w:cs="Times New Roman"/>
          <w:color w:val="000000"/>
        </w:rPr>
        <w:t xml:space="preserve"> </w:t>
      </w:r>
      <w:r w:rsidR="00336867">
        <w:rPr>
          <w:rFonts w:ascii="Times New Roman" w:hAnsi="Times New Roman" w:cs="Times New Roman"/>
          <w:sz w:val="24"/>
          <w:szCs w:val="24"/>
        </w:rPr>
        <w:t>O</w:t>
      </w:r>
      <w:r w:rsidR="00336867" w:rsidRPr="000734B6">
        <w:rPr>
          <w:rFonts w:ascii="Times New Roman" w:hAnsi="Times New Roman" w:cs="Times New Roman"/>
          <w:sz w:val="24"/>
          <w:szCs w:val="24"/>
        </w:rPr>
        <w:t>n 8</w:t>
      </w:r>
      <w:r w:rsidR="00336867" w:rsidRPr="000734B6">
        <w:rPr>
          <w:rFonts w:ascii="Times New Roman" w:hAnsi="Times New Roman" w:cs="Times New Roman"/>
          <w:sz w:val="24"/>
          <w:szCs w:val="24"/>
          <w:vertAlign w:val="superscript"/>
        </w:rPr>
        <w:t>th</w:t>
      </w:r>
      <w:r w:rsidR="00336867" w:rsidRPr="000734B6">
        <w:rPr>
          <w:rFonts w:ascii="Times New Roman" w:hAnsi="Times New Roman" w:cs="Times New Roman"/>
          <w:sz w:val="24"/>
          <w:szCs w:val="24"/>
        </w:rPr>
        <w:t xml:space="preserve"> December 2020</w:t>
      </w:r>
      <w:r w:rsidR="00336867">
        <w:rPr>
          <w:rFonts w:ascii="Times New Roman" w:hAnsi="Times New Roman" w:cs="Times New Roman"/>
          <w:sz w:val="24"/>
          <w:szCs w:val="24"/>
        </w:rPr>
        <w:t>, t</w:t>
      </w:r>
      <w:r w:rsidR="000734B6" w:rsidRPr="000734B6">
        <w:rPr>
          <w:rFonts w:ascii="Times New Roman" w:hAnsi="Times New Roman" w:cs="Times New Roman"/>
          <w:sz w:val="24"/>
          <w:szCs w:val="24"/>
        </w:rPr>
        <w:t xml:space="preserve">he first </w:t>
      </w:r>
      <w:r w:rsidR="002D3D9B">
        <w:rPr>
          <w:rFonts w:ascii="Times New Roman" w:hAnsi="Times New Roman" w:cs="Times New Roman"/>
          <w:sz w:val="24"/>
          <w:szCs w:val="24"/>
        </w:rPr>
        <w:t>human</w:t>
      </w:r>
      <w:r w:rsidR="000734B6" w:rsidRPr="000734B6">
        <w:rPr>
          <w:rFonts w:ascii="Times New Roman" w:hAnsi="Times New Roman" w:cs="Times New Roman"/>
          <w:sz w:val="24"/>
          <w:szCs w:val="24"/>
        </w:rPr>
        <w:t xml:space="preserve"> in the world received </w:t>
      </w:r>
      <w:r w:rsidR="000734B6">
        <w:rPr>
          <w:rFonts w:ascii="Times New Roman" w:hAnsi="Times New Roman" w:cs="Times New Roman"/>
          <w:sz w:val="24"/>
          <w:szCs w:val="24"/>
        </w:rPr>
        <w:t xml:space="preserve">an approved </w:t>
      </w:r>
      <w:r w:rsidR="000734B6" w:rsidRPr="000734B6">
        <w:rPr>
          <w:rFonts w:ascii="Times New Roman" w:hAnsi="Times New Roman" w:cs="Times New Roman"/>
          <w:sz w:val="24"/>
          <w:szCs w:val="24"/>
        </w:rPr>
        <w:t>COVID-19 vaccine</w:t>
      </w:r>
      <w:r w:rsidR="00C95BC2">
        <w:rPr>
          <w:rFonts w:ascii="Times New Roman" w:hAnsi="Times New Roman" w:cs="Times New Roman"/>
          <w:sz w:val="24"/>
          <w:szCs w:val="24"/>
        </w:rPr>
        <w:t xml:space="preserve"> </w:t>
      </w:r>
      <w:r w:rsidR="002833B8">
        <w:rPr>
          <w:rFonts w:ascii="Times New Roman" w:hAnsi="Times New Roman" w:cs="Times New Roman"/>
          <w:sz w:val="24"/>
          <w:szCs w:val="24"/>
        </w:rPr>
        <w:fldChar w:fldCharType="begin" w:fldLock="1"/>
      </w:r>
      <w:r w:rsidR="00FD6347">
        <w:rPr>
          <w:rFonts w:ascii="Times New Roman" w:hAnsi="Times New Roman" w:cs="Times New Roman"/>
          <w:sz w:val="24"/>
          <w:szCs w:val="24"/>
        </w:rPr>
        <w:instrText>ADDIN CSL_CITATION {"citationItems":[{"id":"ITEM-1","itemData":{"author":[{"dropping-particle":"","family":"BBC News","given":"","non-dropping-particle":"","parse-names":false,"suffix":""}],"container-title":"BBC","id":"ITEM-1","issued":{"date-parts":[["2020"]]},"page":"Available at: https://www.bbc.co.uk/news/uk-552273","title":"No TitleCovid-19 vaccine: First person receives Pfizer jab in UK","type":"article-newspaper"},"uris":["http://www.mendeley.com/documents/?uuid=956e5564-fd93-49ac-baa2-a86c43daaaf8"]}],"mendeley":{"formattedCitation":"(BBC News 2020)","plainTextFormattedCitation":"(BBC News 2020)","previouslyFormattedCitation":"(BBC News 2020)"},"properties":{"noteIndex":0},"schema":"https://github.com/citation-style-language/schema/raw/master/csl-citation.json"}</w:instrText>
      </w:r>
      <w:r w:rsidR="002833B8">
        <w:rPr>
          <w:rFonts w:ascii="Times New Roman" w:hAnsi="Times New Roman" w:cs="Times New Roman"/>
          <w:sz w:val="24"/>
          <w:szCs w:val="24"/>
        </w:rPr>
        <w:fldChar w:fldCharType="separate"/>
      </w:r>
      <w:r w:rsidR="00FD6347" w:rsidRPr="00FD6347">
        <w:rPr>
          <w:rFonts w:ascii="Times New Roman" w:hAnsi="Times New Roman" w:cs="Times New Roman"/>
          <w:noProof/>
          <w:sz w:val="24"/>
          <w:szCs w:val="24"/>
        </w:rPr>
        <w:t>(BBC News 2020)</w:t>
      </w:r>
      <w:r w:rsidR="002833B8">
        <w:rPr>
          <w:rFonts w:ascii="Times New Roman" w:hAnsi="Times New Roman" w:cs="Times New Roman"/>
          <w:sz w:val="24"/>
          <w:szCs w:val="24"/>
        </w:rPr>
        <w:fldChar w:fldCharType="end"/>
      </w:r>
      <w:r w:rsidR="000734B6" w:rsidRPr="000734B6">
        <w:rPr>
          <w:rFonts w:ascii="Times New Roman" w:hAnsi="Times New Roman" w:cs="Times New Roman"/>
          <w:sz w:val="24"/>
          <w:szCs w:val="24"/>
        </w:rPr>
        <w:t xml:space="preserve">. </w:t>
      </w:r>
      <w:r w:rsidR="0095144D" w:rsidRPr="000734B6">
        <w:rPr>
          <w:rFonts w:ascii="Times New Roman" w:hAnsi="Times New Roman" w:cs="Times New Roman"/>
        </w:rPr>
        <w:t>We considered the 28</w:t>
      </w:r>
      <w:r w:rsidR="0095144D" w:rsidRPr="0036183F">
        <w:rPr>
          <w:rFonts w:ascii="Times New Roman" w:hAnsi="Times New Roman" w:cs="Times New Roman"/>
          <w:vertAlign w:val="superscript"/>
        </w:rPr>
        <w:t>th</w:t>
      </w:r>
      <w:r w:rsidR="0095144D" w:rsidRPr="000734B6">
        <w:rPr>
          <w:rFonts w:ascii="Times New Roman" w:hAnsi="Times New Roman" w:cs="Times New Roman"/>
        </w:rPr>
        <w:t xml:space="preserve"> day of receiving the first vaccine in the world as a cut-off to compare the pre-vaccine period (Jan 1, 2020 – Jan 5, 2021) and the post-vaccine period (Jan 6, 2021- </w:t>
      </w:r>
      <w:del w:id="45" w:author="Mohammad Nayeem Hasan" w:date="2023-01-11T14:55:00Z">
        <w:r w:rsidR="00E56EF1" w:rsidDel="00C021A6">
          <w:rPr>
            <w:rFonts w:ascii="Times New Roman" w:hAnsi="Times New Roman" w:cs="Times New Roman"/>
          </w:rPr>
          <w:delText xml:space="preserve">August </w:delText>
        </w:r>
      </w:del>
      <w:ins w:id="46" w:author="Mohammad Nayeem Hasan" w:date="2023-01-11T14:55:00Z">
        <w:r w:rsidR="00C021A6">
          <w:rPr>
            <w:rFonts w:ascii="Times New Roman" w:hAnsi="Times New Roman" w:cs="Times New Roman"/>
          </w:rPr>
          <w:t xml:space="preserve">December </w:t>
        </w:r>
      </w:ins>
      <w:r w:rsidR="00E56EF1">
        <w:rPr>
          <w:rFonts w:ascii="Times New Roman" w:hAnsi="Times New Roman" w:cs="Times New Roman"/>
        </w:rPr>
        <w:t>31</w:t>
      </w:r>
      <w:r w:rsidR="00B47DC0" w:rsidRPr="000734B6">
        <w:rPr>
          <w:rFonts w:ascii="Times New Roman" w:hAnsi="Times New Roman" w:cs="Times New Roman"/>
        </w:rPr>
        <w:t>, 2022</w:t>
      </w:r>
      <w:r w:rsidR="0095144D" w:rsidRPr="000734B6">
        <w:rPr>
          <w:rFonts w:ascii="Times New Roman" w:hAnsi="Times New Roman" w:cs="Times New Roman"/>
        </w:rPr>
        <w:t>).</w:t>
      </w:r>
      <w:r w:rsidR="007C6883">
        <w:rPr>
          <w:rFonts w:ascii="Times New Roman" w:hAnsi="Times New Roman" w:cs="Times New Roman"/>
        </w:rPr>
        <w:t xml:space="preserve"> </w:t>
      </w:r>
      <w:r w:rsidR="003B757A">
        <w:rPr>
          <w:rFonts w:ascii="Times New Roman" w:hAnsi="Times New Roman" w:cs="Times New Roman"/>
        </w:rPr>
        <w:t>Altogether</w:t>
      </w:r>
      <w:r w:rsidR="004D1013">
        <w:rPr>
          <w:rFonts w:ascii="Times New Roman" w:hAnsi="Times New Roman" w:cs="Times New Roman"/>
        </w:rPr>
        <w:t>,</w:t>
      </w:r>
      <w:r w:rsidR="003B757A">
        <w:rPr>
          <w:rFonts w:ascii="Times New Roman" w:hAnsi="Times New Roman" w:cs="Times New Roman"/>
        </w:rPr>
        <w:t xml:space="preserve"> we had data </w:t>
      </w:r>
      <w:r w:rsidR="004D1013">
        <w:rPr>
          <w:rFonts w:ascii="Times New Roman" w:hAnsi="Times New Roman" w:cs="Times New Roman"/>
        </w:rPr>
        <w:t xml:space="preserve">from </w:t>
      </w:r>
      <w:r w:rsidR="003B757A">
        <w:rPr>
          <w:rFonts w:ascii="Times New Roman" w:hAnsi="Times New Roman" w:cs="Times New Roman"/>
        </w:rPr>
        <w:t>15</w:t>
      </w:r>
      <w:ins w:id="47" w:author="Mohammad Nayeem Hasan" w:date="2023-01-11T14:55:00Z">
        <w:r w:rsidR="00C021A6">
          <w:rPr>
            <w:rFonts w:ascii="Times New Roman" w:hAnsi="Times New Roman" w:cs="Times New Roman"/>
          </w:rPr>
          <w:t>9</w:t>
        </w:r>
      </w:ins>
      <w:del w:id="48" w:author="Mohammad Nayeem Hasan" w:date="2023-01-11T14:55:00Z">
        <w:r w:rsidR="005C6625" w:rsidDel="00C021A6">
          <w:rPr>
            <w:rFonts w:ascii="Times New Roman" w:hAnsi="Times New Roman" w:cs="Times New Roman"/>
          </w:rPr>
          <w:delText>6</w:delText>
        </w:r>
      </w:del>
      <w:r w:rsidR="003B757A">
        <w:rPr>
          <w:rFonts w:ascii="Times New Roman" w:hAnsi="Times New Roman" w:cs="Times New Roman"/>
        </w:rPr>
        <w:t xml:space="preserve"> countries for analysis after excluding countries with population size less than 1 M. </w:t>
      </w:r>
      <w:r w:rsidR="006C4A27">
        <w:rPr>
          <w:rFonts w:ascii="Times New Roman" w:hAnsi="Times New Roman" w:cs="Times New Roman"/>
        </w:rPr>
        <w:t xml:space="preserve">We also included </w:t>
      </w:r>
      <w:r w:rsidR="008677B7">
        <w:rPr>
          <w:rFonts w:ascii="Times New Roman" w:hAnsi="Times New Roman" w:cs="Times New Roman"/>
        </w:rPr>
        <w:t xml:space="preserve">the following </w:t>
      </w:r>
      <w:r w:rsidR="006C4A27">
        <w:rPr>
          <w:rFonts w:ascii="Times New Roman" w:hAnsi="Times New Roman" w:cs="Times New Roman"/>
        </w:rPr>
        <w:t>44 SSA countries</w:t>
      </w:r>
      <w:r w:rsidR="008677B7">
        <w:rPr>
          <w:rFonts w:ascii="Times New Roman" w:hAnsi="Times New Roman" w:cs="Times New Roman"/>
        </w:rPr>
        <w:t xml:space="preserve">: </w:t>
      </w:r>
      <w:r w:rsidR="006C4A27" w:rsidRPr="00D7123E">
        <w:rPr>
          <w:rFonts w:ascii="Times New Roman" w:hAnsi="Times New Roman" w:cs="Times New Roman"/>
        </w:rPr>
        <w:t xml:space="preserve">Angola, Benin, Botswana, Burkina Faso, Burundi, Cameroon, Central African Republic, Chad, Democratic Republic of Congo, Congo, Cote d'Ivoire, Djibouti, Equatorial Guinea, Eritrea, Ethiopia, Gabon, Gambia, Ghana, Guinea, Guinea-Bissau, Kenya, Lesotho, Liberia, Madagascar, Malawi, Mali, Mauritania, Mauritius, Mozambique, Namibia, Niger, Nigeria, Rwanda, Senegal, Sierra Leone, Somalia, South Africa, South Sudan, Sudan, Tanzania, Togo, Uganda, Zambia, </w:t>
      </w:r>
      <w:r w:rsidR="006C4A27">
        <w:rPr>
          <w:rFonts w:ascii="Times New Roman" w:hAnsi="Times New Roman" w:cs="Times New Roman"/>
        </w:rPr>
        <w:t xml:space="preserve">and </w:t>
      </w:r>
      <w:r w:rsidR="006C4A27" w:rsidRPr="00D7123E">
        <w:rPr>
          <w:rFonts w:ascii="Times New Roman" w:hAnsi="Times New Roman" w:cs="Times New Roman"/>
        </w:rPr>
        <w:t>Zimbabwe</w:t>
      </w:r>
      <w:r w:rsidR="006C4A27">
        <w:rPr>
          <w:rFonts w:ascii="Times New Roman" w:hAnsi="Times New Roman" w:cs="Times New Roman"/>
        </w:rPr>
        <w:t>.</w:t>
      </w:r>
    </w:p>
    <w:p w14:paraId="1B526B33" w14:textId="77777777" w:rsidR="006C4A27" w:rsidRDefault="006C4A27" w:rsidP="00B47DC0">
      <w:pPr>
        <w:spacing w:after="0" w:line="480" w:lineRule="auto"/>
        <w:rPr>
          <w:rFonts w:ascii="Times New Roman" w:hAnsi="Times New Roman" w:cs="Times New Roman"/>
        </w:rPr>
      </w:pPr>
    </w:p>
    <w:p w14:paraId="6D58B5B3" w14:textId="25402018" w:rsidR="00B47DC0" w:rsidRDefault="00B47DC0" w:rsidP="00B47DC0">
      <w:pPr>
        <w:spacing w:after="0" w:line="480" w:lineRule="auto"/>
        <w:rPr>
          <w:rFonts w:ascii="Times New Roman" w:hAnsi="Times New Roman" w:cs="Times New Roman"/>
          <w:b/>
          <w:color w:val="1C1C1C"/>
          <w:shd w:val="clear" w:color="auto" w:fill="FFFFFF"/>
        </w:rPr>
      </w:pPr>
      <w:r>
        <w:rPr>
          <w:rFonts w:ascii="Times New Roman" w:hAnsi="Times New Roman" w:cs="Times New Roman"/>
          <w:b/>
          <w:color w:val="1C1C1C"/>
          <w:shd w:val="clear" w:color="auto" w:fill="FFFFFF"/>
        </w:rPr>
        <w:t xml:space="preserve">Identifying top-20 vaccinated </w:t>
      </w:r>
      <w:del w:id="49" w:author="Mohammad Nayeem Hasan" w:date="2023-01-11T14:56:00Z">
        <w:r w:rsidDel="00C021A6">
          <w:rPr>
            <w:rFonts w:ascii="Times New Roman" w:hAnsi="Times New Roman" w:cs="Times New Roman"/>
            <w:b/>
            <w:color w:val="1C1C1C"/>
            <w:shd w:val="clear" w:color="auto" w:fill="FFFFFF"/>
          </w:rPr>
          <w:delText>countries</w:delText>
        </w:r>
      </w:del>
      <w:ins w:id="50" w:author="Mohammad Nayeem Hasan" w:date="2023-01-11T14:56:00Z">
        <w:r w:rsidR="00C021A6">
          <w:rPr>
            <w:rFonts w:ascii="Times New Roman" w:hAnsi="Times New Roman" w:cs="Times New Roman"/>
            <w:b/>
            <w:color w:val="1C1C1C"/>
            <w:shd w:val="clear" w:color="auto" w:fill="FFFFFF"/>
          </w:rPr>
          <w:t>countries.</w:t>
        </w:r>
      </w:ins>
    </w:p>
    <w:p w14:paraId="2A03AF93" w14:textId="509931D3" w:rsidR="00E01F50" w:rsidRDefault="00E01F50" w:rsidP="00367659">
      <w:pPr>
        <w:spacing w:after="0" w:line="480" w:lineRule="auto"/>
        <w:rPr>
          <w:rFonts w:ascii="Times New Roman" w:hAnsi="Times New Roman" w:cs="Times New Roman"/>
          <w:color w:val="1C1C1C"/>
          <w:shd w:val="clear" w:color="auto" w:fill="FFFFFF"/>
        </w:rPr>
      </w:pPr>
      <w:bookmarkStart w:id="51" w:name="_Hlk103597132"/>
      <w:r>
        <w:rPr>
          <w:rFonts w:ascii="Times New Roman" w:hAnsi="Times New Roman" w:cs="Times New Roman"/>
          <w:color w:val="1C1C1C"/>
          <w:shd w:val="clear" w:color="auto" w:fill="FFFFFF"/>
        </w:rPr>
        <w:t>We considered top-20 countries</w:t>
      </w:r>
      <w:r w:rsidR="004D1013">
        <w:rPr>
          <w:rFonts w:ascii="Times New Roman" w:hAnsi="Times New Roman" w:cs="Times New Roman"/>
          <w:color w:val="1C1C1C"/>
          <w:shd w:val="clear" w:color="auto" w:fill="FFFFFF"/>
        </w:rPr>
        <w:t xml:space="preserve"> that</w:t>
      </w:r>
      <w:r>
        <w:rPr>
          <w:rFonts w:ascii="Times New Roman" w:hAnsi="Times New Roman" w:cs="Times New Roman"/>
          <w:color w:val="1C1C1C"/>
          <w:shd w:val="clear" w:color="auto" w:fill="FFFFFF"/>
        </w:rPr>
        <w:t xml:space="preserve"> </w:t>
      </w:r>
      <w:r w:rsidR="005D1586">
        <w:rPr>
          <w:rFonts w:ascii="Times New Roman" w:hAnsi="Times New Roman" w:cs="Times New Roman"/>
          <w:color w:val="1C1C1C"/>
          <w:shd w:val="clear" w:color="auto" w:fill="FFFFFF"/>
        </w:rPr>
        <w:t xml:space="preserve">consistently </w:t>
      </w:r>
      <w:r>
        <w:rPr>
          <w:rFonts w:ascii="Times New Roman" w:hAnsi="Times New Roman" w:cs="Times New Roman"/>
          <w:color w:val="1C1C1C"/>
          <w:shd w:val="clear" w:color="auto" w:fill="FFFFFF"/>
        </w:rPr>
        <w:t xml:space="preserve">remained on top of weekly vaccination rate (/100 population) during the period 5 Jan 2021- </w:t>
      </w:r>
      <w:r w:rsidR="00E56EF1">
        <w:rPr>
          <w:rFonts w:ascii="Times New Roman" w:hAnsi="Times New Roman" w:cs="Times New Roman"/>
          <w:color w:val="1C1C1C"/>
          <w:shd w:val="clear" w:color="auto" w:fill="FFFFFF"/>
        </w:rPr>
        <w:t>31</w:t>
      </w:r>
      <w:r>
        <w:rPr>
          <w:rFonts w:ascii="Times New Roman" w:hAnsi="Times New Roman" w:cs="Times New Roman"/>
          <w:color w:val="1C1C1C"/>
          <w:shd w:val="clear" w:color="auto" w:fill="FFFFFF"/>
        </w:rPr>
        <w:t xml:space="preserve"> </w:t>
      </w:r>
      <w:del w:id="52" w:author="Mohammad Nayeem Hasan" w:date="2023-01-11T14:56:00Z">
        <w:r w:rsidR="00E56EF1" w:rsidDel="00C021A6">
          <w:rPr>
            <w:rFonts w:ascii="Times New Roman" w:hAnsi="Times New Roman" w:cs="Times New Roman"/>
            <w:color w:val="1C1C1C"/>
            <w:shd w:val="clear" w:color="auto" w:fill="FFFFFF"/>
          </w:rPr>
          <w:delText>August</w:delText>
        </w:r>
        <w:r w:rsidDel="00C021A6">
          <w:rPr>
            <w:rFonts w:ascii="Times New Roman" w:hAnsi="Times New Roman" w:cs="Times New Roman"/>
            <w:color w:val="1C1C1C"/>
            <w:shd w:val="clear" w:color="auto" w:fill="FFFFFF"/>
          </w:rPr>
          <w:delText xml:space="preserve"> </w:delText>
        </w:r>
      </w:del>
      <w:ins w:id="53" w:author="Mohammad Nayeem Hasan" w:date="2023-01-11T14:56:00Z">
        <w:r w:rsidR="00C021A6">
          <w:rPr>
            <w:rFonts w:ascii="Times New Roman" w:hAnsi="Times New Roman" w:cs="Times New Roman"/>
            <w:color w:val="1C1C1C"/>
            <w:shd w:val="clear" w:color="auto" w:fill="FFFFFF"/>
          </w:rPr>
          <w:t xml:space="preserve">December </w:t>
        </w:r>
      </w:ins>
      <w:r>
        <w:rPr>
          <w:rFonts w:ascii="Times New Roman" w:hAnsi="Times New Roman" w:cs="Times New Roman"/>
          <w:color w:val="1C1C1C"/>
          <w:shd w:val="clear" w:color="auto" w:fill="FFFFFF"/>
        </w:rPr>
        <w:t xml:space="preserve">2022. </w:t>
      </w:r>
      <w:r w:rsidRPr="007F5453">
        <w:rPr>
          <w:rFonts w:ascii="Times New Roman" w:hAnsi="Times New Roman" w:cs="Times New Roman"/>
          <w:color w:val="1C1C1C"/>
          <w:shd w:val="clear" w:color="auto" w:fill="FFFFFF"/>
        </w:rPr>
        <w:t>We utilized a count variable to identify the top</w:t>
      </w:r>
      <w:r w:rsidR="00BD52E8">
        <w:rPr>
          <w:rFonts w:ascii="Times New Roman" w:hAnsi="Times New Roman" w:cs="Times New Roman"/>
          <w:color w:val="1C1C1C"/>
          <w:shd w:val="clear" w:color="auto" w:fill="FFFFFF"/>
        </w:rPr>
        <w:t>-</w:t>
      </w:r>
      <w:r w:rsidRPr="007F5453">
        <w:rPr>
          <w:rFonts w:ascii="Times New Roman" w:hAnsi="Times New Roman" w:cs="Times New Roman"/>
          <w:color w:val="1C1C1C"/>
          <w:shd w:val="clear" w:color="auto" w:fill="FFFFFF"/>
        </w:rPr>
        <w:t xml:space="preserve">20 vaccinated </w:t>
      </w:r>
      <w:r w:rsidR="00A027E4">
        <w:rPr>
          <w:rFonts w:ascii="Times New Roman" w:hAnsi="Times New Roman" w:cs="Times New Roman"/>
          <w:color w:val="1C1C1C"/>
          <w:shd w:val="clear" w:color="auto" w:fill="FFFFFF"/>
        </w:rPr>
        <w:t>countrie</w:t>
      </w:r>
      <w:r w:rsidR="00A027E4" w:rsidRPr="007F5453">
        <w:rPr>
          <w:rFonts w:ascii="Times New Roman" w:hAnsi="Times New Roman" w:cs="Times New Roman"/>
          <w:color w:val="1C1C1C"/>
          <w:shd w:val="clear" w:color="auto" w:fill="FFFFFF"/>
        </w:rPr>
        <w:t>s</w:t>
      </w:r>
      <w:r w:rsidR="00A027E4">
        <w:rPr>
          <w:rFonts w:ascii="Times New Roman" w:hAnsi="Times New Roman" w:cs="Times New Roman"/>
          <w:color w:val="1C1C1C"/>
          <w:shd w:val="clear" w:color="auto" w:fill="FFFFFF"/>
        </w:rPr>
        <w:t xml:space="preserve"> </w:t>
      </w:r>
      <w:r w:rsidR="00FB3336">
        <w:rPr>
          <w:rFonts w:ascii="Times New Roman" w:hAnsi="Times New Roman" w:cs="Times New Roman"/>
          <w:color w:val="1C1C1C"/>
          <w:shd w:val="clear" w:color="auto" w:fill="FFFFFF"/>
        </w:rPr>
        <w:t>each week</w:t>
      </w:r>
      <w:r w:rsidRPr="007F5453">
        <w:rPr>
          <w:rFonts w:ascii="Times New Roman" w:hAnsi="Times New Roman" w:cs="Times New Roman"/>
          <w:color w:val="1C1C1C"/>
          <w:shd w:val="clear" w:color="auto" w:fill="FFFFFF"/>
        </w:rPr>
        <w:t xml:space="preserve">, which adds a score of </w:t>
      </w:r>
      <w:r>
        <w:rPr>
          <w:rFonts w:ascii="Times New Roman" w:hAnsi="Times New Roman" w:cs="Times New Roman"/>
          <w:color w:val="1C1C1C"/>
          <w:shd w:val="clear" w:color="auto" w:fill="FFFFFF"/>
        </w:rPr>
        <w:t>one</w:t>
      </w:r>
      <w:r w:rsidRPr="007F5453">
        <w:rPr>
          <w:rFonts w:ascii="Times New Roman" w:hAnsi="Times New Roman" w:cs="Times New Roman"/>
          <w:color w:val="1C1C1C"/>
          <w:shd w:val="clear" w:color="auto" w:fill="FFFFFF"/>
        </w:rPr>
        <w:t xml:space="preserve"> if a country is </w:t>
      </w:r>
      <w:r>
        <w:rPr>
          <w:rFonts w:ascii="Times New Roman" w:hAnsi="Times New Roman" w:cs="Times New Roman"/>
          <w:color w:val="1C1C1C"/>
          <w:shd w:val="clear" w:color="auto" w:fill="FFFFFF"/>
        </w:rPr>
        <w:t xml:space="preserve">listed </w:t>
      </w:r>
      <w:r w:rsidRPr="007F5453">
        <w:rPr>
          <w:rFonts w:ascii="Times New Roman" w:hAnsi="Times New Roman" w:cs="Times New Roman"/>
          <w:color w:val="1C1C1C"/>
          <w:shd w:val="clear" w:color="auto" w:fill="FFFFFF"/>
        </w:rPr>
        <w:t>in the top</w:t>
      </w:r>
      <w:r>
        <w:rPr>
          <w:rFonts w:ascii="Times New Roman" w:hAnsi="Times New Roman" w:cs="Times New Roman"/>
          <w:color w:val="1C1C1C"/>
          <w:shd w:val="clear" w:color="auto" w:fill="FFFFFF"/>
        </w:rPr>
        <w:t>-</w:t>
      </w:r>
      <w:r w:rsidRPr="007F5453">
        <w:rPr>
          <w:rFonts w:ascii="Times New Roman" w:hAnsi="Times New Roman" w:cs="Times New Roman"/>
          <w:color w:val="1C1C1C"/>
          <w:shd w:val="clear" w:color="auto" w:fill="FFFFFF"/>
        </w:rPr>
        <w:t xml:space="preserve">20 countries </w:t>
      </w:r>
      <w:r>
        <w:rPr>
          <w:rFonts w:ascii="Times New Roman" w:hAnsi="Times New Roman" w:cs="Times New Roman"/>
          <w:color w:val="1C1C1C"/>
          <w:shd w:val="clear" w:color="auto" w:fill="FFFFFF"/>
        </w:rPr>
        <w:t xml:space="preserve">in a week </w:t>
      </w:r>
      <w:r w:rsidR="00ED5A66">
        <w:rPr>
          <w:rFonts w:ascii="Times New Roman" w:hAnsi="Times New Roman" w:cs="Times New Roman"/>
          <w:color w:val="1C1C1C"/>
          <w:shd w:val="clear" w:color="auto" w:fill="FFFFFF"/>
        </w:rPr>
        <w:t xml:space="preserve">and </w:t>
      </w:r>
      <w:r w:rsidR="004D1013">
        <w:rPr>
          <w:rFonts w:ascii="Times New Roman" w:hAnsi="Times New Roman" w:cs="Times New Roman"/>
          <w:color w:val="1C1C1C"/>
          <w:shd w:val="clear" w:color="auto" w:fill="FFFFFF"/>
        </w:rPr>
        <w:t xml:space="preserve">zero otherwise. </w:t>
      </w:r>
      <w:r>
        <w:rPr>
          <w:rFonts w:ascii="Times New Roman" w:hAnsi="Times New Roman" w:cs="Times New Roman"/>
          <w:color w:val="1C1C1C"/>
          <w:shd w:val="clear" w:color="auto" w:fill="FFFFFF"/>
        </w:rPr>
        <w:t xml:space="preserve">We repeated the procedure for each week until </w:t>
      </w:r>
      <w:r w:rsidR="00E56EF1">
        <w:rPr>
          <w:rFonts w:ascii="Times New Roman" w:hAnsi="Times New Roman" w:cs="Times New Roman"/>
          <w:color w:val="1C1C1C"/>
          <w:shd w:val="clear" w:color="auto" w:fill="FFFFFF"/>
        </w:rPr>
        <w:t>31</w:t>
      </w:r>
      <w:r>
        <w:rPr>
          <w:rFonts w:ascii="Times New Roman" w:hAnsi="Times New Roman" w:cs="Times New Roman"/>
          <w:color w:val="1C1C1C"/>
          <w:shd w:val="clear" w:color="auto" w:fill="FFFFFF"/>
        </w:rPr>
        <w:t xml:space="preserve"> </w:t>
      </w:r>
      <w:r w:rsidR="00E56EF1">
        <w:rPr>
          <w:rFonts w:ascii="Times New Roman" w:hAnsi="Times New Roman" w:cs="Times New Roman"/>
          <w:color w:val="1C1C1C"/>
          <w:shd w:val="clear" w:color="auto" w:fill="FFFFFF"/>
        </w:rPr>
        <w:t>August</w:t>
      </w:r>
      <w:r>
        <w:rPr>
          <w:rFonts w:ascii="Times New Roman" w:hAnsi="Times New Roman" w:cs="Times New Roman"/>
          <w:color w:val="1C1C1C"/>
          <w:shd w:val="clear" w:color="auto" w:fill="FFFFFF"/>
        </w:rPr>
        <w:t xml:space="preserve"> 2022. Finally, we selected top-20 countries with higher </w:t>
      </w:r>
      <w:r w:rsidR="00615961">
        <w:rPr>
          <w:rFonts w:ascii="Times New Roman" w:hAnsi="Times New Roman" w:cs="Times New Roman"/>
          <w:color w:val="1C1C1C"/>
          <w:shd w:val="clear" w:color="auto" w:fill="FFFFFF"/>
        </w:rPr>
        <w:t xml:space="preserve">aggregated </w:t>
      </w:r>
      <w:r>
        <w:rPr>
          <w:rFonts w:ascii="Times New Roman" w:hAnsi="Times New Roman" w:cs="Times New Roman"/>
          <w:color w:val="1C1C1C"/>
          <w:shd w:val="clear" w:color="auto" w:fill="FFFFFF"/>
        </w:rPr>
        <w:t>score</w:t>
      </w:r>
      <w:r w:rsidR="000B6954">
        <w:rPr>
          <w:rFonts w:ascii="Times New Roman" w:hAnsi="Times New Roman" w:cs="Times New Roman"/>
          <w:color w:val="1C1C1C"/>
          <w:shd w:val="clear" w:color="auto" w:fill="FFFFFF"/>
        </w:rPr>
        <w:t xml:space="preserve"> for weekly vaccination rate</w:t>
      </w:r>
      <w:r>
        <w:rPr>
          <w:rFonts w:ascii="Times New Roman" w:hAnsi="Times New Roman" w:cs="Times New Roman"/>
          <w:color w:val="1C1C1C"/>
          <w:shd w:val="clear" w:color="auto" w:fill="FFFFFF"/>
        </w:rPr>
        <w:t xml:space="preserve">. The top-20 countries </w:t>
      </w:r>
      <w:r w:rsidR="008677B7">
        <w:rPr>
          <w:rFonts w:ascii="Times New Roman" w:hAnsi="Times New Roman" w:cs="Times New Roman"/>
          <w:color w:val="1C1C1C"/>
          <w:shd w:val="clear" w:color="auto" w:fill="FFFFFF"/>
        </w:rPr>
        <w:t xml:space="preserve">by </w:t>
      </w:r>
      <w:r>
        <w:rPr>
          <w:rFonts w:ascii="Times New Roman" w:hAnsi="Times New Roman" w:cs="Times New Roman"/>
          <w:color w:val="1C1C1C"/>
          <w:shd w:val="clear" w:color="auto" w:fill="FFFFFF"/>
        </w:rPr>
        <w:t xml:space="preserve">COVID-19 vaccination rate </w:t>
      </w:r>
      <w:r w:rsidR="006929A5">
        <w:rPr>
          <w:rFonts w:ascii="Times New Roman" w:hAnsi="Times New Roman" w:cs="Times New Roman"/>
          <w:color w:val="1C1C1C"/>
          <w:shd w:val="clear" w:color="auto" w:fill="FFFFFF"/>
        </w:rPr>
        <w:t>were</w:t>
      </w:r>
      <w:r>
        <w:rPr>
          <w:rFonts w:ascii="Times New Roman" w:hAnsi="Times New Roman" w:cs="Times New Roman"/>
          <w:color w:val="1C1C1C"/>
          <w:shd w:val="clear" w:color="auto" w:fill="FFFFFF"/>
        </w:rPr>
        <w:t xml:space="preserve"> </w:t>
      </w:r>
      <w:ins w:id="54" w:author="Mohammad Nayeem Hasan" w:date="2023-01-11T15:03:00Z">
        <w:r w:rsidR="00367659" w:rsidRPr="00367659">
          <w:rPr>
            <w:rFonts w:ascii="Times New Roman" w:hAnsi="Times New Roman" w:cs="Times New Roman"/>
            <w:color w:val="1C1C1C"/>
            <w:shd w:val="clear" w:color="auto" w:fill="FFFFFF"/>
          </w:rPr>
          <w:t>Bahrain,</w:t>
        </w:r>
        <w:r w:rsidR="00367659">
          <w:rPr>
            <w:rFonts w:ascii="Times New Roman" w:hAnsi="Times New Roman" w:cs="Times New Roman"/>
            <w:color w:val="1C1C1C"/>
            <w:shd w:val="clear" w:color="auto" w:fill="FFFFFF"/>
          </w:rPr>
          <w:t xml:space="preserve"> </w:t>
        </w:r>
        <w:r w:rsidR="00367659" w:rsidRPr="00367659">
          <w:rPr>
            <w:rFonts w:ascii="Times New Roman" w:hAnsi="Times New Roman" w:cs="Times New Roman"/>
            <w:color w:val="1C1C1C"/>
            <w:shd w:val="clear" w:color="auto" w:fill="FFFFFF"/>
          </w:rPr>
          <w:t xml:space="preserve"> Belgium, Cambodia, Canada, Chile</w:t>
        </w:r>
      </w:ins>
      <w:ins w:id="55" w:author="Mohammad Nayeem Hasan" w:date="2023-01-11T15:04:00Z">
        <w:r w:rsidR="00367659">
          <w:rPr>
            <w:rFonts w:ascii="Times New Roman" w:hAnsi="Times New Roman" w:cs="Times New Roman"/>
            <w:color w:val="1C1C1C"/>
            <w:shd w:val="clear" w:color="auto" w:fill="FFFFFF"/>
          </w:rPr>
          <w:t xml:space="preserve">, </w:t>
        </w:r>
      </w:ins>
      <w:ins w:id="56" w:author="Mohammad Nayeem Hasan" w:date="2023-01-11T15:03:00Z">
        <w:r w:rsidR="00367659" w:rsidRPr="00367659">
          <w:rPr>
            <w:rFonts w:ascii="Times New Roman" w:hAnsi="Times New Roman" w:cs="Times New Roman"/>
            <w:color w:val="1C1C1C"/>
            <w:shd w:val="clear" w:color="auto" w:fill="FFFFFF"/>
          </w:rPr>
          <w:t>China</w:t>
        </w:r>
      </w:ins>
      <w:ins w:id="57" w:author="Mohammad Nayeem Hasan" w:date="2023-01-11T15:04:00Z">
        <w:r w:rsidR="00367659">
          <w:rPr>
            <w:rFonts w:ascii="Times New Roman" w:hAnsi="Times New Roman" w:cs="Times New Roman"/>
            <w:color w:val="1C1C1C"/>
            <w:shd w:val="clear" w:color="auto" w:fill="FFFFFF"/>
          </w:rPr>
          <w:t xml:space="preserve">, </w:t>
        </w:r>
      </w:ins>
      <w:ins w:id="58" w:author="Mohammad Nayeem Hasan" w:date="2023-01-11T15:03:00Z">
        <w:r w:rsidR="00367659" w:rsidRPr="00367659">
          <w:rPr>
            <w:rFonts w:ascii="Times New Roman" w:hAnsi="Times New Roman" w:cs="Times New Roman"/>
            <w:color w:val="1C1C1C"/>
            <w:shd w:val="clear" w:color="auto" w:fill="FFFFFF"/>
          </w:rPr>
          <w:t>Cuba</w:t>
        </w:r>
      </w:ins>
      <w:ins w:id="59" w:author="Mohammad Nayeem Hasan" w:date="2023-01-11T15:04:00Z">
        <w:r w:rsidR="00367659">
          <w:rPr>
            <w:rFonts w:ascii="Times New Roman" w:hAnsi="Times New Roman" w:cs="Times New Roman"/>
            <w:color w:val="1C1C1C"/>
            <w:shd w:val="clear" w:color="auto" w:fill="FFFFFF"/>
          </w:rPr>
          <w:t xml:space="preserve">, </w:t>
        </w:r>
      </w:ins>
      <w:ins w:id="60" w:author="Mohammad Nayeem Hasan" w:date="2023-01-11T15:03:00Z">
        <w:r w:rsidR="00367659" w:rsidRPr="00367659">
          <w:rPr>
            <w:rFonts w:ascii="Times New Roman" w:hAnsi="Times New Roman" w:cs="Times New Roman"/>
            <w:color w:val="1C1C1C"/>
            <w:shd w:val="clear" w:color="auto" w:fill="FFFFFF"/>
          </w:rPr>
          <w:t>Denmark</w:t>
        </w:r>
      </w:ins>
      <w:ins w:id="61" w:author="Mohammad Nayeem Hasan" w:date="2023-01-11T15:04:00Z">
        <w:r w:rsidR="00367659">
          <w:rPr>
            <w:rFonts w:ascii="Times New Roman" w:hAnsi="Times New Roman" w:cs="Times New Roman"/>
            <w:color w:val="1C1C1C"/>
            <w:shd w:val="clear" w:color="auto" w:fill="FFFFFF"/>
          </w:rPr>
          <w:t xml:space="preserve">, </w:t>
        </w:r>
      </w:ins>
      <w:ins w:id="62" w:author="Mohammad Nayeem Hasan" w:date="2023-01-11T15:03:00Z">
        <w:r w:rsidR="00367659" w:rsidRPr="00367659">
          <w:rPr>
            <w:rFonts w:ascii="Times New Roman" w:hAnsi="Times New Roman" w:cs="Times New Roman"/>
            <w:color w:val="1C1C1C"/>
            <w:shd w:val="clear" w:color="auto" w:fill="FFFFFF"/>
          </w:rPr>
          <w:t>Ireland</w:t>
        </w:r>
      </w:ins>
      <w:ins w:id="63" w:author="Mohammad Nayeem Hasan" w:date="2023-01-11T15:04:00Z">
        <w:r w:rsidR="00367659">
          <w:rPr>
            <w:rFonts w:ascii="Times New Roman" w:hAnsi="Times New Roman" w:cs="Times New Roman"/>
            <w:color w:val="1C1C1C"/>
            <w:shd w:val="clear" w:color="auto" w:fill="FFFFFF"/>
          </w:rPr>
          <w:t xml:space="preserve">, </w:t>
        </w:r>
      </w:ins>
      <w:ins w:id="64" w:author="Mohammad Nayeem Hasan" w:date="2023-01-11T15:03:00Z">
        <w:r w:rsidR="00367659" w:rsidRPr="00367659">
          <w:rPr>
            <w:rFonts w:ascii="Times New Roman" w:hAnsi="Times New Roman" w:cs="Times New Roman"/>
            <w:color w:val="1C1C1C"/>
            <w:shd w:val="clear" w:color="auto" w:fill="FFFFFF"/>
          </w:rPr>
          <w:t>Israel</w:t>
        </w:r>
      </w:ins>
      <w:ins w:id="65" w:author="Mohammad Nayeem Hasan" w:date="2023-01-11T15:04:00Z">
        <w:r w:rsidR="00367659">
          <w:rPr>
            <w:rFonts w:ascii="Times New Roman" w:hAnsi="Times New Roman" w:cs="Times New Roman"/>
            <w:color w:val="1C1C1C"/>
            <w:shd w:val="clear" w:color="auto" w:fill="FFFFFF"/>
          </w:rPr>
          <w:t xml:space="preserve">, </w:t>
        </w:r>
      </w:ins>
      <w:ins w:id="66" w:author="Mohammad Nayeem Hasan" w:date="2023-01-11T15:03:00Z">
        <w:r w:rsidR="00367659" w:rsidRPr="00367659">
          <w:rPr>
            <w:rFonts w:ascii="Times New Roman" w:hAnsi="Times New Roman" w:cs="Times New Roman"/>
            <w:color w:val="1C1C1C"/>
            <w:shd w:val="clear" w:color="auto" w:fill="FFFFFF"/>
          </w:rPr>
          <w:t>Italy</w:t>
        </w:r>
      </w:ins>
      <w:ins w:id="67" w:author="Mohammad Nayeem Hasan" w:date="2023-01-11T15:04:00Z">
        <w:r w:rsidR="00367659">
          <w:rPr>
            <w:rFonts w:ascii="Times New Roman" w:hAnsi="Times New Roman" w:cs="Times New Roman"/>
            <w:color w:val="1C1C1C"/>
            <w:shd w:val="clear" w:color="auto" w:fill="FFFFFF"/>
          </w:rPr>
          <w:t xml:space="preserve">, </w:t>
        </w:r>
      </w:ins>
      <w:ins w:id="68" w:author="Mohammad Nayeem Hasan" w:date="2023-01-11T15:03:00Z">
        <w:r w:rsidR="00367659" w:rsidRPr="00367659">
          <w:rPr>
            <w:rFonts w:ascii="Times New Roman" w:hAnsi="Times New Roman" w:cs="Times New Roman"/>
            <w:color w:val="1C1C1C"/>
            <w:shd w:val="clear" w:color="auto" w:fill="FFFFFF"/>
          </w:rPr>
          <w:t>Japan</w:t>
        </w:r>
      </w:ins>
      <w:ins w:id="69" w:author="Mohammad Nayeem Hasan" w:date="2023-01-11T15:04:00Z">
        <w:r w:rsidR="00367659">
          <w:rPr>
            <w:rFonts w:ascii="Times New Roman" w:hAnsi="Times New Roman" w:cs="Times New Roman"/>
            <w:color w:val="1C1C1C"/>
            <w:shd w:val="clear" w:color="auto" w:fill="FFFFFF"/>
          </w:rPr>
          <w:t xml:space="preserve">, </w:t>
        </w:r>
      </w:ins>
      <w:ins w:id="70" w:author="Mohammad Nayeem Hasan" w:date="2023-01-11T15:03:00Z">
        <w:r w:rsidR="00367659" w:rsidRPr="00367659">
          <w:rPr>
            <w:rFonts w:ascii="Times New Roman" w:hAnsi="Times New Roman" w:cs="Times New Roman"/>
            <w:color w:val="1C1C1C"/>
            <w:shd w:val="clear" w:color="auto" w:fill="FFFFFF"/>
          </w:rPr>
          <w:t>Portugal</w:t>
        </w:r>
      </w:ins>
      <w:ins w:id="71" w:author="Mohammad Nayeem Hasan" w:date="2023-01-11T15:04:00Z">
        <w:r w:rsidR="00367659">
          <w:rPr>
            <w:rFonts w:ascii="Times New Roman" w:hAnsi="Times New Roman" w:cs="Times New Roman"/>
            <w:color w:val="1C1C1C"/>
            <w:shd w:val="clear" w:color="auto" w:fill="FFFFFF"/>
          </w:rPr>
          <w:t xml:space="preserve">, </w:t>
        </w:r>
      </w:ins>
      <w:ins w:id="72" w:author="Mohammad Nayeem Hasan" w:date="2023-01-11T15:03:00Z">
        <w:r w:rsidR="00367659" w:rsidRPr="00367659">
          <w:rPr>
            <w:rFonts w:ascii="Times New Roman" w:hAnsi="Times New Roman" w:cs="Times New Roman"/>
            <w:color w:val="1C1C1C"/>
            <w:shd w:val="clear" w:color="auto" w:fill="FFFFFF"/>
          </w:rPr>
          <w:t>Qatar</w:t>
        </w:r>
      </w:ins>
      <w:ins w:id="73" w:author="Mohammad Nayeem Hasan" w:date="2023-01-11T15:04:00Z">
        <w:r w:rsidR="00367659">
          <w:rPr>
            <w:rFonts w:ascii="Times New Roman" w:hAnsi="Times New Roman" w:cs="Times New Roman"/>
            <w:color w:val="1C1C1C"/>
            <w:shd w:val="clear" w:color="auto" w:fill="FFFFFF"/>
          </w:rPr>
          <w:t xml:space="preserve">, </w:t>
        </w:r>
      </w:ins>
      <w:ins w:id="74" w:author="Mohammad Nayeem Hasan" w:date="2023-01-11T15:03:00Z">
        <w:r w:rsidR="00367659" w:rsidRPr="00367659">
          <w:rPr>
            <w:rFonts w:ascii="Times New Roman" w:hAnsi="Times New Roman" w:cs="Times New Roman"/>
            <w:color w:val="1C1C1C"/>
            <w:shd w:val="clear" w:color="auto" w:fill="FFFFFF"/>
          </w:rPr>
          <w:t>Singapore</w:t>
        </w:r>
      </w:ins>
      <w:ins w:id="75" w:author="Mohammad Nayeem Hasan" w:date="2023-01-11T15:04:00Z">
        <w:r w:rsidR="00367659">
          <w:rPr>
            <w:rFonts w:ascii="Times New Roman" w:hAnsi="Times New Roman" w:cs="Times New Roman"/>
            <w:color w:val="1C1C1C"/>
            <w:shd w:val="clear" w:color="auto" w:fill="FFFFFF"/>
          </w:rPr>
          <w:t xml:space="preserve">, </w:t>
        </w:r>
      </w:ins>
      <w:ins w:id="76" w:author="Mohammad Nayeem Hasan" w:date="2023-01-11T15:03:00Z">
        <w:r w:rsidR="00367659" w:rsidRPr="00367659">
          <w:rPr>
            <w:rFonts w:ascii="Times New Roman" w:hAnsi="Times New Roman" w:cs="Times New Roman"/>
            <w:color w:val="1C1C1C"/>
            <w:shd w:val="clear" w:color="auto" w:fill="FFFFFF"/>
          </w:rPr>
          <w:t>South Korea</w:t>
        </w:r>
      </w:ins>
      <w:ins w:id="77" w:author="Mohammad Nayeem Hasan" w:date="2023-01-11T15:05:00Z">
        <w:r w:rsidR="00367659">
          <w:rPr>
            <w:rFonts w:ascii="Times New Roman" w:hAnsi="Times New Roman" w:cs="Times New Roman"/>
            <w:color w:val="1C1C1C"/>
            <w:shd w:val="clear" w:color="auto" w:fill="FFFFFF"/>
          </w:rPr>
          <w:t xml:space="preserve">, </w:t>
        </w:r>
      </w:ins>
      <w:ins w:id="78" w:author="Mohammad Nayeem Hasan" w:date="2023-01-11T15:03:00Z">
        <w:r w:rsidR="00367659" w:rsidRPr="00367659">
          <w:rPr>
            <w:rFonts w:ascii="Times New Roman" w:hAnsi="Times New Roman" w:cs="Times New Roman"/>
            <w:color w:val="1C1C1C"/>
            <w:shd w:val="clear" w:color="auto" w:fill="FFFFFF"/>
          </w:rPr>
          <w:t>United Arab Emirates</w:t>
        </w:r>
      </w:ins>
      <w:ins w:id="79" w:author="Mohammad Nayeem Hasan" w:date="2023-01-11T15:05:00Z">
        <w:r w:rsidR="00367659">
          <w:rPr>
            <w:rFonts w:ascii="Times New Roman" w:hAnsi="Times New Roman" w:cs="Times New Roman"/>
            <w:color w:val="1C1C1C"/>
            <w:shd w:val="clear" w:color="auto" w:fill="FFFFFF"/>
          </w:rPr>
          <w:t xml:space="preserve">, </w:t>
        </w:r>
      </w:ins>
      <w:ins w:id="80" w:author="Mohammad Nayeem Hasan" w:date="2023-01-11T15:03:00Z">
        <w:r w:rsidR="00367659" w:rsidRPr="00367659">
          <w:rPr>
            <w:rFonts w:ascii="Times New Roman" w:hAnsi="Times New Roman" w:cs="Times New Roman"/>
            <w:color w:val="1C1C1C"/>
            <w:shd w:val="clear" w:color="auto" w:fill="FFFFFF"/>
          </w:rPr>
          <w:t>United Kingdom</w:t>
        </w:r>
      </w:ins>
      <w:ins w:id="81" w:author="Mohammad Nayeem Hasan" w:date="2023-01-11T15:05:00Z">
        <w:r w:rsidR="00367659">
          <w:rPr>
            <w:rFonts w:ascii="Times New Roman" w:hAnsi="Times New Roman" w:cs="Times New Roman"/>
            <w:color w:val="1C1C1C"/>
            <w:shd w:val="clear" w:color="auto" w:fill="FFFFFF"/>
          </w:rPr>
          <w:t xml:space="preserve">, </w:t>
        </w:r>
      </w:ins>
      <w:ins w:id="82" w:author="Mohammad Nayeem Hasan" w:date="2023-01-11T15:03:00Z">
        <w:r w:rsidR="00367659" w:rsidRPr="00367659">
          <w:rPr>
            <w:rFonts w:ascii="Times New Roman" w:hAnsi="Times New Roman" w:cs="Times New Roman"/>
            <w:color w:val="1C1C1C"/>
            <w:shd w:val="clear" w:color="auto" w:fill="FFFFFF"/>
          </w:rPr>
          <w:t>Uruguay</w:t>
        </w:r>
      </w:ins>
      <w:del w:id="83" w:author="Mohammad Nayeem Hasan" w:date="2023-01-11T15:03:00Z">
        <w:r w:rsidR="00E56EF1" w:rsidDel="00367659">
          <w:rPr>
            <w:rFonts w:ascii="Times New Roman" w:hAnsi="Times New Roman" w:cs="Times New Roman"/>
            <w:color w:val="1C1C1C"/>
            <w:shd w:val="clear" w:color="auto" w:fill="FFFFFF"/>
          </w:rPr>
          <w:delText>Bahrain, United Arab Emirates, Chile, Italy, Singapore, Qatar, Uruguay, Denmark, Canada, Portugal, China, Ireland, United Kingdom, Belgium, Israel, Cuba, Cambodia, Germany, South Korea, and Spain</w:delText>
        </w:r>
      </w:del>
      <w:r w:rsidR="00A56187">
        <w:rPr>
          <w:rFonts w:ascii="Times New Roman" w:hAnsi="Times New Roman" w:cs="Times New Roman"/>
          <w:color w:val="1C1C1C"/>
          <w:shd w:val="clear" w:color="auto" w:fill="FFFFFF"/>
        </w:rPr>
        <w:t>.</w:t>
      </w:r>
      <w:r w:rsidR="00075F05">
        <w:rPr>
          <w:rFonts w:ascii="Times New Roman" w:hAnsi="Times New Roman" w:cs="Times New Roman"/>
          <w:color w:val="1C1C1C"/>
          <w:shd w:val="clear" w:color="auto" w:fill="FFFFFF"/>
        </w:rPr>
        <w:t xml:space="preserve"> </w:t>
      </w:r>
      <w:r>
        <w:rPr>
          <w:rFonts w:ascii="Times New Roman" w:hAnsi="Times New Roman" w:cs="Times New Roman"/>
          <w:color w:val="1C1C1C"/>
          <w:shd w:val="clear" w:color="auto" w:fill="FFFFFF"/>
        </w:rPr>
        <w:t xml:space="preserve">   </w:t>
      </w:r>
    </w:p>
    <w:bookmarkEnd w:id="51"/>
    <w:p w14:paraId="1127107F" w14:textId="77777777" w:rsidR="00B03DFE" w:rsidRPr="00BA7E40" w:rsidRDefault="00B03DFE" w:rsidP="00E8439F">
      <w:pPr>
        <w:spacing w:after="0" w:line="480" w:lineRule="auto"/>
        <w:rPr>
          <w:rFonts w:ascii="Times New Roman" w:hAnsi="Times New Roman" w:cs="Times New Roman"/>
          <w:color w:val="1C1C1C"/>
          <w:shd w:val="clear" w:color="auto" w:fill="FFFFFF"/>
        </w:rPr>
      </w:pPr>
    </w:p>
    <w:p w14:paraId="22A27316" w14:textId="69AB2DD8" w:rsidR="00C112AE" w:rsidRPr="00BA7E40" w:rsidRDefault="00C112AE" w:rsidP="00E8439F">
      <w:pPr>
        <w:spacing w:after="0" w:line="480" w:lineRule="auto"/>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Reported case-fatality rat</w:t>
      </w:r>
      <w:r w:rsidR="00A344C0">
        <w:rPr>
          <w:rFonts w:ascii="Times New Roman" w:hAnsi="Times New Roman" w:cs="Times New Roman"/>
          <w:b/>
          <w:color w:val="1C1C1C"/>
          <w:shd w:val="clear" w:color="auto" w:fill="FFFFFF"/>
        </w:rPr>
        <w:t>io</w:t>
      </w:r>
      <w:r w:rsidRPr="00BA7E40">
        <w:rPr>
          <w:rFonts w:ascii="Times New Roman" w:hAnsi="Times New Roman" w:cs="Times New Roman"/>
          <w:b/>
          <w:color w:val="1C1C1C"/>
          <w:shd w:val="clear" w:color="auto" w:fill="FFFFFF"/>
        </w:rPr>
        <w:t xml:space="preserve"> (</w:t>
      </w:r>
      <w:proofErr w:type="spellStart"/>
      <w:r w:rsidRPr="00BA7E40">
        <w:rPr>
          <w:rFonts w:ascii="Times New Roman" w:hAnsi="Times New Roman" w:cs="Times New Roman"/>
          <w:b/>
          <w:color w:val="1C1C1C"/>
          <w:shd w:val="clear" w:color="auto" w:fill="FFFFFF"/>
        </w:rPr>
        <w:t>rCFR</w:t>
      </w:r>
      <w:proofErr w:type="spellEnd"/>
      <w:r w:rsidRPr="00BA7E40">
        <w:rPr>
          <w:rFonts w:ascii="Times New Roman" w:hAnsi="Times New Roman" w:cs="Times New Roman"/>
          <w:b/>
          <w:color w:val="1C1C1C"/>
          <w:shd w:val="clear" w:color="auto" w:fill="FFFFFF"/>
        </w:rPr>
        <w:t>)</w:t>
      </w:r>
    </w:p>
    <w:p w14:paraId="4D25C977" w14:textId="675DBF41" w:rsidR="00C112AE" w:rsidRPr="0064323A" w:rsidRDefault="00C112AE" w:rsidP="00CB244D">
      <w:pPr>
        <w:spacing w:after="0" w:line="480" w:lineRule="auto"/>
        <w:rPr>
          <w:rFonts w:ascii="Times New Roman" w:hAnsi="Times New Roman" w:cs="Times New Roman"/>
          <w:color w:val="000000"/>
        </w:rPr>
      </w:pPr>
      <w:r w:rsidRPr="0064323A">
        <w:rPr>
          <w:rFonts w:ascii="Times New Roman" w:hAnsi="Times New Roman" w:cs="Times New Roman"/>
          <w:color w:val="000000"/>
        </w:rPr>
        <w:t xml:space="preserve">We </w:t>
      </w:r>
      <w:r w:rsidR="00A027E4" w:rsidRPr="0064323A">
        <w:rPr>
          <w:rFonts w:ascii="Times New Roman" w:hAnsi="Times New Roman" w:cs="Times New Roman"/>
          <w:color w:val="000000"/>
        </w:rPr>
        <w:t>calculated</w:t>
      </w:r>
      <w:r w:rsidR="00A027E4" w:rsidRPr="00352338">
        <w:rPr>
          <w:rFonts w:ascii="Times New Roman" w:hAnsi="Times New Roman" w:cs="Times New Roman"/>
          <w:color w:val="000000"/>
        </w:rPr>
        <w:t xml:space="preserve"> </w:t>
      </w:r>
      <w:r w:rsidR="00B03DFE" w:rsidRPr="003C0971">
        <w:rPr>
          <w:rFonts w:ascii="Times New Roman" w:hAnsi="Times New Roman" w:cs="Times New Roman"/>
          <w:color w:val="000000"/>
        </w:rPr>
        <w:t xml:space="preserve">daily </w:t>
      </w:r>
      <w:r w:rsidRPr="00341F3A">
        <w:rPr>
          <w:rFonts w:ascii="Times New Roman" w:hAnsi="Times New Roman" w:cs="Times New Roman"/>
          <w:color w:val="000000"/>
        </w:rPr>
        <w:t xml:space="preserve">cumulative </w:t>
      </w:r>
      <w:proofErr w:type="spellStart"/>
      <w:r w:rsidRPr="00341F3A">
        <w:rPr>
          <w:rFonts w:ascii="Times New Roman" w:hAnsi="Times New Roman" w:cs="Times New Roman"/>
          <w:color w:val="000000"/>
        </w:rPr>
        <w:t>r</w:t>
      </w:r>
      <w:r w:rsidRPr="00341F3A">
        <w:rPr>
          <w:rFonts w:ascii="Times New Roman" w:hAnsi="Times New Roman" w:cs="Times New Roman"/>
          <w:bCs/>
          <w:color w:val="000000"/>
        </w:rPr>
        <w:t>CFR</w:t>
      </w:r>
      <w:proofErr w:type="spellEnd"/>
      <w:r w:rsidRPr="00341F3A">
        <w:rPr>
          <w:rFonts w:ascii="Times New Roman" w:hAnsi="Times New Roman" w:cs="Times New Roman"/>
          <w:bCs/>
          <w:color w:val="000000"/>
        </w:rPr>
        <w:t xml:space="preserve"> </w:t>
      </w:r>
      <w:r w:rsidRPr="00341F3A">
        <w:rPr>
          <w:rFonts w:ascii="Times New Roman" w:hAnsi="Times New Roman" w:cs="Times New Roman"/>
          <w:color w:val="000000"/>
        </w:rPr>
        <w:t xml:space="preserve">COVID-19 </w:t>
      </w:r>
      <w:r w:rsidR="00660CE3" w:rsidRPr="0064323A">
        <w:rPr>
          <w:rFonts w:ascii="Times New Roman" w:hAnsi="Times New Roman" w:cs="Times New Roman"/>
          <w:color w:val="000000"/>
        </w:rPr>
        <w:t xml:space="preserve"> as we have described in our earlier paper </w:t>
      </w:r>
      <w:r w:rsidR="00755580" w:rsidRPr="0064323A">
        <w:rPr>
          <w:rFonts w:ascii="Times New Roman" w:hAnsi="Times New Roman" w:cs="Times New Roman"/>
        </w:rPr>
        <w:t xml:space="preserve">Hasan et al </w:t>
      </w:r>
      <w:r w:rsidR="00755580" w:rsidRPr="00352338">
        <w:rPr>
          <w:rFonts w:ascii="Times New Roman" w:hAnsi="Times New Roman" w:cs="Times New Roman"/>
        </w:rPr>
        <w:fldChar w:fldCharType="begin" w:fldLock="1"/>
      </w:r>
      <w:r w:rsidR="00FD6347">
        <w:rPr>
          <w:rFonts w:ascii="Times New Roman" w:hAnsi="Times New Roman" w:cs="Times New Roman"/>
        </w:rPr>
        <w:instrText>ADDIN CSL_CITATION {"citationItems":[{"id":"ITEM-1","itemData":{"DOI":"10.4269/ajtmh.20-1496","ISSN":"1476-1645","PMID":"33882025","abstract":"The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hygiene","id":"ITEM-1","issue":"6","issued":{"date-parts":[["2021","4","21"]]},"page":"2176-2184","title":"The Global Case-Fatality Rate of COVID-19 Has Been Declining Since May 2020.","type":"article-journal","volume":"104"},"uris":["http://www.mendeley.com/documents/?uuid=2398d37f-d2e3-41d2-a4db-2640d59b8c03"]}],"mendeley":{"formattedCitation":"(Hasan et al. 2021)","plainTextFormattedCitation":"(Hasan et al. 2021)","previouslyFormattedCitation":"(Hasan et al. 2021)"},"properties":{"noteIndex":0},"schema":"https://github.com/citation-style-language/schema/raw/master/csl-citation.json"}</w:instrText>
      </w:r>
      <w:r w:rsidR="00755580" w:rsidRPr="00352338">
        <w:rPr>
          <w:rFonts w:ascii="Times New Roman" w:hAnsi="Times New Roman" w:cs="Times New Roman"/>
        </w:rPr>
        <w:fldChar w:fldCharType="separate"/>
      </w:r>
      <w:r w:rsidR="00FD6347" w:rsidRPr="00FD6347">
        <w:rPr>
          <w:rFonts w:ascii="Times New Roman" w:hAnsi="Times New Roman" w:cs="Times New Roman"/>
          <w:noProof/>
        </w:rPr>
        <w:t>(Hasan et al. 2021)</w:t>
      </w:r>
      <w:r w:rsidR="00755580" w:rsidRPr="00352338">
        <w:rPr>
          <w:rFonts w:ascii="Times New Roman" w:hAnsi="Times New Roman" w:cs="Times New Roman"/>
        </w:rPr>
        <w:fldChar w:fldCharType="end"/>
      </w:r>
      <w:del w:id="84" w:author="Mohammad Nayeem Hasan" w:date="2023-01-11T15:05:00Z">
        <w:r w:rsidR="00660CE3" w:rsidRPr="0064323A" w:rsidDel="006C3F5E">
          <w:rPr>
            <w:rFonts w:ascii="Times New Roman" w:hAnsi="Times New Roman" w:cs="Times New Roman"/>
          </w:rPr>
          <w:delText>.</w:delText>
        </w:r>
      </w:del>
      <w:r w:rsidR="00CB244D" w:rsidRPr="00352338">
        <w:rPr>
          <w:rFonts w:ascii="Times New Roman" w:hAnsi="Times New Roman" w:cs="Times New Roman"/>
        </w:rPr>
        <w:t xml:space="preserve"> </w:t>
      </w:r>
      <w:r w:rsidRPr="0064323A">
        <w:rPr>
          <w:rFonts w:ascii="Times New Roman" w:hAnsi="Times New Roman" w:cs="Times New Roman"/>
          <w:color w:val="000000"/>
        </w:rPr>
        <w:t xml:space="preserve">as the number of </w:t>
      </w:r>
      <w:r w:rsidR="00A027E4" w:rsidRPr="0064323A">
        <w:rPr>
          <w:rFonts w:ascii="Times New Roman" w:hAnsi="Times New Roman" w:cs="Times New Roman"/>
          <w:color w:val="000000"/>
        </w:rPr>
        <w:t xml:space="preserve">reported COVID-19 attributed </w:t>
      </w:r>
      <w:r w:rsidRPr="0064323A">
        <w:rPr>
          <w:rFonts w:ascii="Times New Roman" w:hAnsi="Times New Roman" w:cs="Times New Roman"/>
          <w:color w:val="000000"/>
        </w:rPr>
        <w:t>deaths per 100 COVID-19 confirmed cases</w:t>
      </w:r>
      <w:r w:rsidR="00CB244D" w:rsidRPr="0064323A">
        <w:rPr>
          <w:rFonts w:ascii="Times New Roman" w:hAnsi="Times New Roman" w:cs="Times New Roman"/>
          <w:color w:val="000000"/>
        </w:rPr>
        <w:t xml:space="preserve"> expressed </w:t>
      </w:r>
      <w:r w:rsidR="00CB244D" w:rsidRPr="0064323A">
        <w:rPr>
          <w:rFonts w:ascii="Times New Roman" w:hAnsi="Times New Roman" w:cs="Times New Roman"/>
        </w:rPr>
        <w:t xml:space="preserve">as </w:t>
      </w:r>
      <w:proofErr w:type="spellStart"/>
      <w:r w:rsidR="00CB244D" w:rsidRPr="0064323A">
        <w:rPr>
          <w:rFonts w:ascii="Times New Roman" w:hAnsi="Times New Roman" w:cs="Times New Roman"/>
        </w:rPr>
        <w:t>rCFR</w:t>
      </w:r>
      <w:proofErr w:type="spellEnd"/>
      <w:r w:rsidR="00CB244D" w:rsidRPr="0064323A">
        <w:rPr>
          <w:rFonts w:ascii="Times New Roman" w:hAnsi="Times New Roman" w:cs="Times New Roman"/>
        </w:rPr>
        <w:t xml:space="preserve"> = (weekly reported COVID-19 attributed deaths/weekly reported COVID-19 confirmed cases)x100.</w:t>
      </w:r>
      <w:r w:rsidR="00CD714C" w:rsidRPr="0064323A">
        <w:rPr>
          <w:rFonts w:ascii="Times New Roman" w:hAnsi="Times New Roman" w:cs="Times New Roman"/>
          <w:color w:val="000000"/>
        </w:rPr>
        <w:t xml:space="preserve"> </w:t>
      </w:r>
      <w:r w:rsidRPr="0064323A">
        <w:rPr>
          <w:rFonts w:ascii="Times New Roman" w:hAnsi="Times New Roman" w:cs="Times New Roman"/>
          <w:color w:val="000000"/>
        </w:rPr>
        <w:t>As the number of cases and deaths both are a fraction of total cases or deaths</w:t>
      </w:r>
      <w:r w:rsidR="00D625B7" w:rsidRPr="0064323A">
        <w:rPr>
          <w:rFonts w:ascii="Times New Roman" w:hAnsi="Times New Roman" w:cs="Times New Roman"/>
          <w:color w:val="000000"/>
        </w:rPr>
        <w:t xml:space="preserve"> globally</w:t>
      </w:r>
      <w:r w:rsidRPr="0064323A">
        <w:rPr>
          <w:rFonts w:ascii="Times New Roman" w:hAnsi="Times New Roman" w:cs="Times New Roman"/>
          <w:color w:val="000000"/>
        </w:rPr>
        <w:t xml:space="preserve">, we considered the term as </w:t>
      </w:r>
      <w:r w:rsidR="00CF46F6" w:rsidRPr="0064323A">
        <w:rPr>
          <w:rFonts w:ascii="Times New Roman" w:hAnsi="Times New Roman" w:cs="Times New Roman"/>
          <w:color w:val="000000"/>
        </w:rPr>
        <w:t>reported-</w:t>
      </w:r>
      <w:r w:rsidRPr="0064323A">
        <w:rPr>
          <w:rFonts w:ascii="Times New Roman" w:hAnsi="Times New Roman" w:cs="Times New Roman"/>
          <w:color w:val="000000"/>
        </w:rPr>
        <w:t xml:space="preserve">CFR </w:t>
      </w:r>
      <w:r w:rsidR="00A027E4" w:rsidRPr="0064323A">
        <w:rPr>
          <w:rFonts w:ascii="Times New Roman" w:hAnsi="Times New Roman" w:cs="Times New Roman"/>
          <w:color w:val="000000"/>
        </w:rPr>
        <w:t>(</w:t>
      </w:r>
      <w:r w:rsidRPr="0064323A">
        <w:rPr>
          <w:rFonts w:ascii="Times New Roman" w:hAnsi="Times New Roman" w:cs="Times New Roman"/>
          <w:color w:val="000000"/>
        </w:rPr>
        <w:t xml:space="preserve">or </w:t>
      </w:r>
      <w:r w:rsidR="009E494F" w:rsidRPr="0064323A">
        <w:rPr>
          <w:rFonts w:ascii="Times New Roman" w:hAnsi="Times New Roman" w:cs="Times New Roman"/>
          <w:color w:val="000000"/>
        </w:rPr>
        <w:t>to make a simplified version as</w:t>
      </w:r>
      <w:r w:rsidRPr="0064323A">
        <w:rPr>
          <w:rFonts w:ascii="Times New Roman" w:hAnsi="Times New Roman" w:cs="Times New Roman"/>
          <w:color w:val="000000"/>
        </w:rPr>
        <w:t xml:space="preserve"> </w:t>
      </w:r>
      <w:proofErr w:type="spellStart"/>
      <w:r w:rsidRPr="0064323A">
        <w:rPr>
          <w:rFonts w:ascii="Times New Roman" w:hAnsi="Times New Roman" w:cs="Times New Roman"/>
          <w:color w:val="000000"/>
        </w:rPr>
        <w:t>rCFR</w:t>
      </w:r>
      <w:proofErr w:type="spellEnd"/>
      <w:r w:rsidR="00755580" w:rsidRPr="0064323A">
        <w:rPr>
          <w:rFonts w:ascii="Times New Roman" w:hAnsi="Times New Roman" w:cs="Times New Roman"/>
          <w:color w:val="000000"/>
        </w:rPr>
        <w:t xml:space="preserve"> </w:t>
      </w:r>
      <w:r w:rsidR="00755580" w:rsidRPr="0064323A">
        <w:rPr>
          <w:rFonts w:ascii="Times New Roman" w:hAnsi="Times New Roman" w:cs="Times New Roman"/>
          <w:color w:val="000000"/>
        </w:rPr>
        <w:fldChar w:fldCharType="begin" w:fldLock="1"/>
      </w:r>
      <w:r w:rsidR="00FD6347">
        <w:rPr>
          <w:rFonts w:ascii="Times New Roman" w:hAnsi="Times New Roman" w:cs="Times New Roman"/>
          <w:color w:val="000000"/>
        </w:rPr>
        <w:instrText>ADDIN CSL_CITATION {"citationItems":[{"id":"ITEM-1","itemData":{"DOI":"10.4269/ajtmh.20-1496","ISSN":"1476-1645","PMID":"33882025","abstract":"The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hygiene","id":"ITEM-1","issue":"6","issued":{"date-parts":[["2021","4","21"]]},"page":"2176-2184","title":"The Global Case-Fatality Rate of COVID-19 Has Been Declining Since May 2020.","type":"article-journal","volume":"104"},"uris":["http://www.mendeley.com/documents/?uuid=2398d37f-d2e3-41d2-a4db-2640d59b8c03"]}],"mendeley":{"formattedCitation":"(Hasan et al. 2021)","plainTextFormattedCitation":"(Hasan et al. 2021)","previouslyFormattedCitation":"(Hasan et al. 2021)"},"properties":{"noteIndex":0},"schema":"https://github.com/citation-style-language/schema/raw/master/csl-citation.json"}</w:instrText>
      </w:r>
      <w:r w:rsidR="00755580" w:rsidRPr="0064323A">
        <w:rPr>
          <w:rFonts w:ascii="Times New Roman" w:hAnsi="Times New Roman" w:cs="Times New Roman"/>
          <w:color w:val="000000"/>
        </w:rPr>
        <w:fldChar w:fldCharType="separate"/>
      </w:r>
      <w:r w:rsidR="00FD6347" w:rsidRPr="00FD6347">
        <w:rPr>
          <w:rFonts w:ascii="Times New Roman" w:hAnsi="Times New Roman" w:cs="Times New Roman"/>
          <w:noProof/>
          <w:color w:val="000000"/>
        </w:rPr>
        <w:t>(Hasan et al. 2021)</w:t>
      </w:r>
      <w:r w:rsidR="00755580" w:rsidRPr="0064323A">
        <w:rPr>
          <w:rFonts w:ascii="Times New Roman" w:hAnsi="Times New Roman" w:cs="Times New Roman"/>
          <w:color w:val="000000"/>
        </w:rPr>
        <w:fldChar w:fldCharType="end"/>
      </w:r>
      <w:r w:rsidR="00A027E4" w:rsidRPr="0064323A">
        <w:rPr>
          <w:rFonts w:ascii="Times New Roman" w:hAnsi="Times New Roman" w:cs="Times New Roman"/>
          <w:color w:val="000000"/>
        </w:rPr>
        <w:t>)</w:t>
      </w:r>
      <w:r w:rsidR="00547585" w:rsidRPr="0064323A">
        <w:rPr>
          <w:rFonts w:ascii="Times New Roman" w:hAnsi="Times New Roman" w:cs="Times New Roman"/>
          <w:color w:val="000000"/>
        </w:rPr>
        <w:t xml:space="preserve">. </w:t>
      </w:r>
    </w:p>
    <w:p w14:paraId="020203DB" w14:textId="77777777" w:rsidR="009F3022" w:rsidRPr="0064323A" w:rsidRDefault="009F3022" w:rsidP="00B47DC0">
      <w:pPr>
        <w:spacing w:after="0" w:line="480" w:lineRule="auto"/>
        <w:jc w:val="both"/>
        <w:rPr>
          <w:rFonts w:ascii="Times New Roman" w:hAnsi="Times New Roman" w:cs="Times New Roman"/>
          <w:b/>
          <w:color w:val="000000"/>
        </w:rPr>
      </w:pPr>
    </w:p>
    <w:p w14:paraId="2B8797EB" w14:textId="383C7284" w:rsidR="00B47DC0" w:rsidRPr="00994FF5" w:rsidRDefault="00B47DC0" w:rsidP="00B47DC0">
      <w:pPr>
        <w:spacing w:after="0" w:line="480" w:lineRule="auto"/>
        <w:jc w:val="both"/>
        <w:rPr>
          <w:rFonts w:ascii="Times New Roman" w:hAnsi="Times New Roman" w:cs="Times New Roman"/>
          <w:b/>
          <w:bCs/>
          <w:color w:val="000000"/>
        </w:rPr>
      </w:pPr>
      <w:r w:rsidRPr="00994FF5">
        <w:rPr>
          <w:rFonts w:ascii="Times New Roman" w:hAnsi="Times New Roman" w:cs="Times New Roman"/>
          <w:b/>
          <w:bCs/>
          <w:color w:val="000000"/>
        </w:rPr>
        <w:t>Excess mortality</w:t>
      </w:r>
    </w:p>
    <w:p w14:paraId="1EF5ECBF" w14:textId="0902EFD2" w:rsidR="00E76D77" w:rsidRPr="00341F3A" w:rsidRDefault="00E76D77" w:rsidP="00E76D77">
      <w:pPr>
        <w:spacing w:after="0" w:line="480" w:lineRule="auto"/>
        <w:jc w:val="both"/>
        <w:rPr>
          <w:rFonts w:ascii="Times New Roman" w:hAnsi="Times New Roman" w:cs="Times New Roman"/>
          <w:color w:val="000000"/>
        </w:rPr>
      </w:pPr>
      <w:r w:rsidRPr="001E00F9">
        <w:rPr>
          <w:rFonts w:ascii="Times New Roman" w:hAnsi="Times New Roman" w:cs="Times New Roman"/>
          <w:color w:val="000000"/>
        </w:rPr>
        <w:t xml:space="preserve">Excess mortality is used to describe the number of deaths from all causes during a </w:t>
      </w:r>
      <w:r>
        <w:rPr>
          <w:rFonts w:ascii="Times New Roman" w:hAnsi="Times New Roman" w:cs="Times New Roman"/>
          <w:color w:val="000000"/>
        </w:rPr>
        <w:t xml:space="preserve">particular period </w:t>
      </w:r>
      <w:r w:rsidRPr="001E00F9">
        <w:rPr>
          <w:rFonts w:ascii="Times New Roman" w:hAnsi="Times New Roman" w:cs="Times New Roman"/>
          <w:color w:val="000000"/>
        </w:rPr>
        <w:t xml:space="preserve"> that is higher than expected under "normal" circumstances</w:t>
      </w:r>
      <w:r>
        <w:rPr>
          <w:rFonts w:ascii="Times New Roman" w:hAnsi="Times New Roman" w:cs="Times New Roman"/>
          <w:color w:val="000000"/>
        </w:rPr>
        <w:t xml:space="preserve"> </w:t>
      </w:r>
      <w:r>
        <w:rPr>
          <w:rFonts w:ascii="Times New Roman" w:hAnsi="Times New Roman" w:cs="Times New Roman"/>
          <w:color w:val="000000"/>
        </w:rPr>
        <w:fldChar w:fldCharType="begin" w:fldLock="1"/>
      </w:r>
      <w:r w:rsidR="00FD6347">
        <w:rPr>
          <w:rFonts w:ascii="Times New Roman" w:hAnsi="Times New Roman" w:cs="Times New Roman"/>
          <w:color w:val="000000"/>
        </w:rPr>
        <w:instrText>ADDIN CSL_CITATION {"citationItems":[{"id":"ITEM-1","itemData":{"author":[{"dropping-particle":"","family":"Checchi","given":"F.","non-dropping-particle":"","parse-names":false,"suffix":""},{"dropping-particle":"","family":"Roberts","given":"L.","non-dropping-particle":"","parse-names":false,"suffix":""}],"container-title":"Interpreting and using mortality data in humanitarian emergencies","id":"ITEM-1","issued":{"date-parts":[["2005"]]},"title":"Interpreting and using mortality data in humanitarian emergencies - Humanitarian Practice Network","type":"webpage"},"uris":["http://www.mendeley.com/documents/?uuid=acfa5891-ebbc-3448-b9ec-b757af2a2277","http://www.mendeley.com/documents/?uuid=1500aa8f-e956-4c91-bea6-6793ad211002"]}],"mendeley":{"formattedCitation":"(Checchi and Roberts 2005)","plainTextFormattedCitation":"(Checchi and Roberts 2005)","previouslyFormattedCitation":"(Checchi and Roberts 2005)"},"properties":{"noteIndex":0},"schema":"https://github.com/citation-style-language/schema/raw/master/csl-citation.json"}</w:instrText>
      </w:r>
      <w:r>
        <w:rPr>
          <w:rFonts w:ascii="Times New Roman" w:hAnsi="Times New Roman" w:cs="Times New Roman"/>
          <w:color w:val="000000"/>
        </w:rPr>
        <w:fldChar w:fldCharType="separate"/>
      </w:r>
      <w:r w:rsidR="00FD6347" w:rsidRPr="00FD6347">
        <w:rPr>
          <w:rFonts w:ascii="Times New Roman" w:hAnsi="Times New Roman" w:cs="Times New Roman"/>
          <w:noProof/>
          <w:color w:val="000000"/>
        </w:rPr>
        <w:t>(Checchi and Roberts 2005)</w:t>
      </w:r>
      <w:r>
        <w:rPr>
          <w:rFonts w:ascii="Times New Roman" w:hAnsi="Times New Roman" w:cs="Times New Roman"/>
          <w:color w:val="000000"/>
        </w:rPr>
        <w:fldChar w:fldCharType="end"/>
      </w:r>
      <w:r w:rsidRPr="00EC6F9F">
        <w:rPr>
          <w:rFonts w:ascii="Times New Roman" w:hAnsi="Times New Roman" w:cs="Times New Roman"/>
          <w:color w:val="000000"/>
        </w:rPr>
        <w:t>.</w:t>
      </w:r>
      <w:r w:rsidR="0036183F">
        <w:rPr>
          <w:rFonts w:ascii="Times New Roman" w:hAnsi="Times New Roman" w:cs="Times New Roman"/>
          <w:color w:val="000000"/>
        </w:rPr>
        <w:t>The</w:t>
      </w:r>
      <w:r w:rsidR="00F301D8">
        <w:rPr>
          <w:rFonts w:ascii="Times New Roman" w:hAnsi="Times New Roman" w:cs="Times New Roman"/>
          <w:color w:val="000000"/>
        </w:rPr>
        <w:t xml:space="preserve"> excess mortality</w:t>
      </w:r>
      <w:r w:rsidR="0036183F">
        <w:rPr>
          <w:rFonts w:ascii="Times New Roman" w:hAnsi="Times New Roman" w:cs="Times New Roman"/>
          <w:color w:val="000000"/>
        </w:rPr>
        <w:t xml:space="preserve"> was</w:t>
      </w:r>
      <w:r w:rsidR="00F301D8">
        <w:rPr>
          <w:rFonts w:ascii="Times New Roman" w:hAnsi="Times New Roman" w:cs="Times New Roman"/>
          <w:color w:val="000000"/>
        </w:rPr>
        <w:t xml:space="preserve"> </w:t>
      </w:r>
      <w:r w:rsidR="0036183F">
        <w:rPr>
          <w:rFonts w:ascii="Times New Roman" w:hAnsi="Times New Roman" w:cs="Times New Roman"/>
          <w:color w:val="000000"/>
        </w:rPr>
        <w:t xml:space="preserve">calculated as </w:t>
      </w:r>
      <w:r>
        <w:rPr>
          <w:rFonts w:ascii="Times New Roman" w:hAnsi="Times New Roman" w:cs="Times New Roman"/>
          <w:color w:val="000000"/>
        </w:rPr>
        <w:t>t</w:t>
      </w:r>
      <w:r w:rsidRPr="001E00F9">
        <w:rPr>
          <w:rFonts w:ascii="Times New Roman" w:hAnsi="Times New Roman" w:cs="Times New Roman"/>
          <w:color w:val="000000"/>
        </w:rPr>
        <w:t xml:space="preserve">he difference between the recorded number of fatalities in a certain week or month (depending on the country) between </w:t>
      </w:r>
      <w:r>
        <w:rPr>
          <w:rFonts w:ascii="Times New Roman" w:hAnsi="Times New Roman" w:cs="Times New Roman"/>
          <w:color w:val="000000"/>
        </w:rPr>
        <w:t xml:space="preserve">Jan </w:t>
      </w:r>
      <w:r w:rsidRPr="001E00F9">
        <w:rPr>
          <w:rFonts w:ascii="Times New Roman" w:hAnsi="Times New Roman" w:cs="Times New Roman"/>
          <w:color w:val="000000"/>
        </w:rPr>
        <w:t>202</w:t>
      </w:r>
      <w:r>
        <w:rPr>
          <w:rFonts w:ascii="Times New Roman" w:hAnsi="Times New Roman" w:cs="Times New Roman"/>
          <w:color w:val="000000"/>
        </w:rPr>
        <w:t>1</w:t>
      </w:r>
      <w:r w:rsidRPr="001E00F9">
        <w:rPr>
          <w:rFonts w:ascii="Times New Roman" w:hAnsi="Times New Roman" w:cs="Times New Roman"/>
          <w:color w:val="000000"/>
        </w:rPr>
        <w:t xml:space="preserve"> and</w:t>
      </w:r>
      <w:r w:rsidR="00E56EF1">
        <w:rPr>
          <w:rFonts w:ascii="Times New Roman" w:hAnsi="Times New Roman" w:cs="Times New Roman"/>
          <w:color w:val="000000"/>
        </w:rPr>
        <w:t xml:space="preserve"> </w:t>
      </w:r>
      <w:del w:id="85" w:author="Mohammad Nayeem Hasan" w:date="2023-01-11T15:05:00Z">
        <w:r w:rsidR="00E56EF1" w:rsidDel="006C3F5E">
          <w:rPr>
            <w:rFonts w:ascii="Times New Roman" w:hAnsi="Times New Roman" w:cs="Times New Roman"/>
            <w:color w:val="000000"/>
          </w:rPr>
          <w:delText>August</w:delText>
        </w:r>
        <w:r w:rsidDel="006C3F5E">
          <w:rPr>
            <w:rFonts w:ascii="Times New Roman" w:hAnsi="Times New Roman" w:cs="Times New Roman"/>
            <w:color w:val="000000"/>
          </w:rPr>
          <w:delText xml:space="preserve"> </w:delText>
        </w:r>
      </w:del>
      <w:ins w:id="86" w:author="Mohammad Nayeem Hasan" w:date="2023-01-11T15:06:00Z">
        <w:r w:rsidR="006C3F5E">
          <w:rPr>
            <w:rFonts w:ascii="Times New Roman" w:hAnsi="Times New Roman" w:cs="Times New Roman"/>
            <w:color w:val="000000"/>
          </w:rPr>
          <w:t>December</w:t>
        </w:r>
      </w:ins>
      <w:ins w:id="87" w:author="Mohammad Nayeem Hasan" w:date="2023-01-11T15:05:00Z">
        <w:r w:rsidR="006C3F5E">
          <w:rPr>
            <w:rFonts w:ascii="Times New Roman" w:hAnsi="Times New Roman" w:cs="Times New Roman"/>
            <w:color w:val="000000"/>
          </w:rPr>
          <w:t xml:space="preserve"> </w:t>
        </w:r>
      </w:ins>
      <w:r w:rsidRPr="001E00F9">
        <w:rPr>
          <w:rFonts w:ascii="Times New Roman" w:hAnsi="Times New Roman" w:cs="Times New Roman"/>
          <w:color w:val="000000"/>
        </w:rPr>
        <w:t>2022 and an estimate of the projected deaths for that time period if the COVID-19 pandemic had not happened</w:t>
      </w:r>
      <w:r>
        <w:rPr>
          <w:rFonts w:ascii="Times New Roman" w:hAnsi="Times New Roman" w:cs="Times New Roman"/>
          <w:color w:val="000000"/>
        </w:rPr>
        <w:t xml:space="preserve"> </w:t>
      </w:r>
      <w:r w:rsidR="0036183F">
        <w:rPr>
          <w:rFonts w:ascii="Times New Roman" w:hAnsi="Times New Roman" w:cs="Times New Roman"/>
          <w:color w:val="000000"/>
        </w:rPr>
        <w:fldChar w:fldCharType="begin" w:fldLock="1"/>
      </w:r>
      <w:r w:rsidR="00FD6347">
        <w:rPr>
          <w:rFonts w:ascii="Times New Roman" w:hAnsi="Times New Roman" w:cs="Times New Roman"/>
          <w:color w:val="000000"/>
        </w:rPr>
        <w:instrText>ADDIN CSL_CITATION {"citationItems":[{"id":"ITEM-1","itemData":{"author":[{"dropping-particle":"","family":"WHO","given":"","non-dropping-particle":"","parse-names":false,"suffix":""}],"id":"ITEM-1","issued":{"date-parts":[["2022"]]},"title":"Global excess deaths associated with the COVID-19 pandemic","type":"webpage"},"uris":["http://www.mendeley.com/documents/?uuid=fddfca85-8cc0-3a97-bf7f-f3c29906078a","http://www.mendeley.com/documents/?uuid=b9190de8-3d7d-4442-a1c7-30746591e61b"]},{"id":"ITEM-2","itemData":{"abstract":"Our World in Data","author":[{"dropping-particle":"","family":"Roser","given":"Max","non-dropping-particle":"","parse-names":false,"suffix":""},{"dropping-particle":"","family":"Ritchie","given":"Hannah","non-dropping-particle":"","parse-names":false,"suffix":""},{"dropping-particle":"","family":"Ortiz-Ospina","given":"Esteban","non-dropping-particle":"","parse-names":false,"suffix":""},{"dropping-particle":"","family":"Hassell","given":"Joe","non-dropping-particle":"","parse-names":false,"suffix":""}],"container-title":"OurWorldInData.org","id":"ITEM-2","issued":{"date-parts":[["2020"]]},"title":"Excess mortality during the Coronavirus pandemic (COVID-19) - Our World in Data","type":"webpage"},"uris":["http://www.mendeley.com/documents/?uuid=cb5c75ae-13fd-37e0-be89-0ed93292c62d","http://www.mendeley.com/documents/?uuid=b2396a59-9d58-4029-904c-fa9890ac81c1"]}],"mendeley":{"formattedCitation":"(Roser et al. 2020; WHO 2022b)","plainTextFormattedCitation":"(Roser et al. 2020; WHO 2022b)","previouslyFormattedCitation":"(Roser et al. 2020; WHO 2022b)"},"properties":{"noteIndex":0},"schema":"https://github.com/citation-style-language/schema/raw/master/csl-citation.json"}</w:instrText>
      </w:r>
      <w:r w:rsidR="0036183F">
        <w:rPr>
          <w:rFonts w:ascii="Times New Roman" w:hAnsi="Times New Roman" w:cs="Times New Roman"/>
          <w:color w:val="000000"/>
        </w:rPr>
        <w:fldChar w:fldCharType="separate"/>
      </w:r>
      <w:r w:rsidR="00FD6347" w:rsidRPr="00FD6347">
        <w:rPr>
          <w:rFonts w:ascii="Times New Roman" w:hAnsi="Times New Roman" w:cs="Times New Roman"/>
          <w:noProof/>
          <w:color w:val="000000"/>
        </w:rPr>
        <w:t>(Roser et al. 2020; WHO 2022b)</w:t>
      </w:r>
      <w:r w:rsidR="0036183F">
        <w:rPr>
          <w:rFonts w:ascii="Times New Roman" w:hAnsi="Times New Roman" w:cs="Times New Roman"/>
          <w:color w:val="000000"/>
        </w:rPr>
        <w:fldChar w:fldCharType="end"/>
      </w:r>
      <w:r w:rsidRPr="00EC6F9F">
        <w:rPr>
          <w:rFonts w:ascii="Times New Roman" w:hAnsi="Times New Roman" w:cs="Times New Roman"/>
          <w:color w:val="000000"/>
        </w:rPr>
        <w:t>.</w:t>
      </w:r>
      <w:r w:rsidR="001D5689">
        <w:rPr>
          <w:rFonts w:ascii="Times New Roman" w:hAnsi="Times New Roman" w:cs="Times New Roman"/>
          <w:color w:val="000000"/>
        </w:rPr>
        <w:t xml:space="preserve"> </w:t>
      </w:r>
      <w:r w:rsidR="00352338" w:rsidRPr="00341F3A">
        <w:rPr>
          <w:rFonts w:ascii="Times New Roman" w:hAnsi="Times New Roman" w:cs="Times New Roman"/>
        </w:rPr>
        <w:t xml:space="preserve">There are great difficulties associated with obtaining excess mortality data from many </w:t>
      </w:r>
      <w:r w:rsidR="00352338" w:rsidRPr="00341F3A">
        <w:rPr>
          <w:rFonts w:ascii="Times New Roman" w:hAnsi="Times New Roman" w:cs="Times New Roman"/>
        </w:rPr>
        <w:lastRenderedPageBreak/>
        <w:t xml:space="preserve">countries, however, </w:t>
      </w:r>
      <w:ins w:id="88" w:author="Haider, Najmul" w:date="2022-10-27T10:41:00Z">
        <w:r w:rsidR="004F1125">
          <w:rPr>
            <w:rFonts w:ascii="Times New Roman" w:hAnsi="Times New Roman" w:cs="Times New Roman"/>
          </w:rPr>
          <w:t>‘</w:t>
        </w:r>
      </w:ins>
      <w:r w:rsidR="00352338" w:rsidRPr="00341F3A">
        <w:rPr>
          <w:rFonts w:ascii="Times New Roman" w:hAnsi="Times New Roman" w:cs="Times New Roman"/>
        </w:rPr>
        <w:t>Our World In Data</w:t>
      </w:r>
      <w:ins w:id="89" w:author="Haider, Najmul" w:date="2022-10-27T10:41:00Z">
        <w:r w:rsidR="004F1125">
          <w:rPr>
            <w:rFonts w:ascii="Times New Roman" w:hAnsi="Times New Roman" w:cs="Times New Roman"/>
          </w:rPr>
          <w:t>’</w:t>
        </w:r>
      </w:ins>
      <w:r w:rsidR="00352338" w:rsidRPr="00341F3A">
        <w:rPr>
          <w:rFonts w:ascii="Times New Roman" w:hAnsi="Times New Roman" w:cs="Times New Roman"/>
        </w:rPr>
        <w:t xml:space="preserve"> </w:t>
      </w:r>
      <w:r w:rsidR="005F342E" w:rsidRPr="00341F3A">
        <w:rPr>
          <w:rFonts w:ascii="Times New Roman" w:hAnsi="Times New Roman" w:cs="Times New Roman"/>
        </w:rPr>
        <w:t xml:space="preserve">tracked data from different sources and we could extract </w:t>
      </w:r>
      <w:r w:rsidR="003C78DC" w:rsidRPr="00341F3A">
        <w:rPr>
          <w:rFonts w:ascii="Times New Roman" w:hAnsi="Times New Roman" w:cs="Times New Roman"/>
        </w:rPr>
        <w:t xml:space="preserve">excess mortality data from </w:t>
      </w:r>
      <w:r w:rsidR="00AD7427" w:rsidRPr="00341F3A">
        <w:rPr>
          <w:rFonts w:ascii="Times New Roman" w:hAnsi="Times New Roman" w:cs="Times New Roman"/>
          <w:color w:val="000000"/>
        </w:rPr>
        <w:t>1</w:t>
      </w:r>
      <w:r w:rsidR="00E56EF1" w:rsidRPr="00341F3A">
        <w:rPr>
          <w:rFonts w:ascii="Times New Roman" w:hAnsi="Times New Roman" w:cs="Times New Roman"/>
          <w:color w:val="000000"/>
        </w:rPr>
        <w:t>5</w:t>
      </w:r>
      <w:ins w:id="90" w:author="Mohammad Nayeem Hasan" w:date="2023-01-11T15:06:00Z">
        <w:r w:rsidR="006C3F5E">
          <w:rPr>
            <w:rFonts w:ascii="Times New Roman" w:hAnsi="Times New Roman" w:cs="Times New Roman"/>
            <w:color w:val="000000"/>
          </w:rPr>
          <w:t>9</w:t>
        </w:r>
      </w:ins>
      <w:del w:id="91" w:author="Mohammad Nayeem Hasan" w:date="2023-01-11T15:06:00Z">
        <w:r w:rsidR="00E56EF1" w:rsidRPr="00341F3A" w:rsidDel="006C3F5E">
          <w:rPr>
            <w:rFonts w:ascii="Times New Roman" w:hAnsi="Times New Roman" w:cs="Times New Roman"/>
            <w:color w:val="000000"/>
          </w:rPr>
          <w:delText>6</w:delText>
        </w:r>
      </w:del>
      <w:r w:rsidR="000407CC" w:rsidRPr="00341F3A">
        <w:rPr>
          <w:rFonts w:ascii="Times New Roman" w:hAnsi="Times New Roman" w:cs="Times New Roman"/>
          <w:color w:val="000000"/>
        </w:rPr>
        <w:t xml:space="preserve"> countries</w:t>
      </w:r>
      <w:r w:rsidR="007D6506" w:rsidRPr="00341F3A">
        <w:rPr>
          <w:rFonts w:ascii="Times New Roman" w:hAnsi="Times New Roman" w:cs="Times New Roman"/>
          <w:color w:val="000000"/>
        </w:rPr>
        <w:t xml:space="preserve"> for the period of 5 </w:t>
      </w:r>
      <w:r w:rsidR="00730436" w:rsidRPr="00341F3A">
        <w:rPr>
          <w:rFonts w:ascii="Times New Roman" w:hAnsi="Times New Roman" w:cs="Times New Roman"/>
          <w:color w:val="000000"/>
        </w:rPr>
        <w:t>Jan</w:t>
      </w:r>
      <w:r w:rsidR="007D6506" w:rsidRPr="00341F3A">
        <w:rPr>
          <w:rFonts w:ascii="Times New Roman" w:hAnsi="Times New Roman" w:cs="Times New Roman"/>
          <w:color w:val="000000"/>
        </w:rPr>
        <w:t xml:space="preserve"> 2021 to </w:t>
      </w:r>
      <w:r w:rsidR="00E56EF1" w:rsidRPr="00341F3A">
        <w:rPr>
          <w:rFonts w:ascii="Times New Roman" w:hAnsi="Times New Roman" w:cs="Times New Roman"/>
          <w:color w:val="000000"/>
        </w:rPr>
        <w:t>31</w:t>
      </w:r>
      <w:r w:rsidR="007D6506" w:rsidRPr="00341F3A">
        <w:rPr>
          <w:rFonts w:ascii="Times New Roman" w:hAnsi="Times New Roman" w:cs="Times New Roman"/>
          <w:color w:val="000000"/>
        </w:rPr>
        <w:t xml:space="preserve"> </w:t>
      </w:r>
      <w:del w:id="92" w:author="Mohammad Nayeem Hasan" w:date="2023-01-11T15:06:00Z">
        <w:r w:rsidR="00E56EF1" w:rsidRPr="00341F3A" w:rsidDel="006C3F5E">
          <w:rPr>
            <w:rFonts w:ascii="Times New Roman" w:hAnsi="Times New Roman" w:cs="Times New Roman"/>
            <w:color w:val="000000"/>
          </w:rPr>
          <w:delText>August</w:delText>
        </w:r>
        <w:r w:rsidR="007D6506" w:rsidRPr="00341F3A" w:rsidDel="006C3F5E">
          <w:rPr>
            <w:rFonts w:ascii="Times New Roman" w:hAnsi="Times New Roman" w:cs="Times New Roman"/>
            <w:color w:val="000000"/>
          </w:rPr>
          <w:delText xml:space="preserve"> </w:delText>
        </w:r>
      </w:del>
      <w:ins w:id="93" w:author="Mohammad Nayeem Hasan" w:date="2023-01-11T15:06:00Z">
        <w:r w:rsidR="006C3F5E">
          <w:rPr>
            <w:rFonts w:ascii="Times New Roman" w:hAnsi="Times New Roman" w:cs="Times New Roman"/>
            <w:color w:val="000000"/>
          </w:rPr>
          <w:t>December</w:t>
        </w:r>
        <w:r w:rsidR="006C3F5E" w:rsidRPr="00341F3A">
          <w:rPr>
            <w:rFonts w:ascii="Times New Roman" w:hAnsi="Times New Roman" w:cs="Times New Roman"/>
            <w:color w:val="000000"/>
          </w:rPr>
          <w:t xml:space="preserve"> </w:t>
        </w:r>
      </w:ins>
      <w:r w:rsidR="007D6506" w:rsidRPr="00341F3A">
        <w:rPr>
          <w:rFonts w:ascii="Times New Roman" w:hAnsi="Times New Roman" w:cs="Times New Roman"/>
          <w:color w:val="000000"/>
        </w:rPr>
        <w:t>2022</w:t>
      </w:r>
      <w:r w:rsidR="00530359" w:rsidRPr="00341F3A">
        <w:rPr>
          <w:rFonts w:ascii="Times New Roman" w:hAnsi="Times New Roman" w:cs="Times New Roman"/>
          <w:color w:val="000000"/>
        </w:rPr>
        <w:t xml:space="preserve"> </w:t>
      </w:r>
      <w:r w:rsidR="00946A23">
        <w:rPr>
          <w:rFonts w:ascii="Times New Roman" w:hAnsi="Times New Roman" w:cs="Times New Roman"/>
          <w:color w:val="000000"/>
        </w:rPr>
        <w:fldChar w:fldCharType="begin" w:fldLock="1"/>
      </w:r>
      <w:r w:rsidR="00FD6347">
        <w:rPr>
          <w:rFonts w:ascii="Times New Roman" w:hAnsi="Times New Roman" w:cs="Times New Roman"/>
          <w:color w:val="000000"/>
        </w:rPr>
        <w:instrText>ADDIN CSL_CITATION {"citationItems":[{"id":"ITEM-1","itemData":{"author":[{"dropping-particle":"","family":"OWID","given":"","non-dropping-particle":"","parse-names":false,"suffix":""}],"id":"ITEM-1","issued":{"date-parts":[["2022"]]},"title":"COVID-19 Data Explorer - Our World in Data","type":"webpage"},"uris":["http://www.mendeley.com/documents/?uuid=e525a520-6f0d-38e8-8d77-dc23846600f3","http://www.mendeley.com/documents/?uuid=ce89400c-99b3-44a6-8742-852060a81435"]}],"mendeley":{"formattedCitation":"(OWID 2022)","plainTextFormattedCitation":"(OWID 2022)","previouslyFormattedCitation":"(OWID 2022)"},"properties":{"noteIndex":0},"schema":"https://github.com/citation-style-language/schema/raw/master/csl-citation.json"}</w:instrText>
      </w:r>
      <w:r w:rsidR="00946A23">
        <w:rPr>
          <w:rFonts w:ascii="Times New Roman" w:hAnsi="Times New Roman" w:cs="Times New Roman"/>
          <w:color w:val="000000"/>
        </w:rPr>
        <w:fldChar w:fldCharType="separate"/>
      </w:r>
      <w:r w:rsidR="00FD6347" w:rsidRPr="00FD6347">
        <w:rPr>
          <w:rFonts w:ascii="Times New Roman" w:hAnsi="Times New Roman" w:cs="Times New Roman"/>
          <w:noProof/>
          <w:color w:val="000000"/>
        </w:rPr>
        <w:t>(OWID 2022)</w:t>
      </w:r>
      <w:r w:rsidR="00946A23">
        <w:rPr>
          <w:rFonts w:ascii="Times New Roman" w:hAnsi="Times New Roman" w:cs="Times New Roman"/>
          <w:color w:val="000000"/>
        </w:rPr>
        <w:fldChar w:fldCharType="end"/>
      </w:r>
      <w:r w:rsidRPr="00341F3A">
        <w:rPr>
          <w:rFonts w:ascii="Times New Roman" w:hAnsi="Times New Roman" w:cs="Times New Roman"/>
          <w:color w:val="000000"/>
        </w:rPr>
        <w:t xml:space="preserve">. </w:t>
      </w:r>
    </w:p>
    <w:p w14:paraId="16EBC054" w14:textId="77777777" w:rsidR="00B47DC0" w:rsidRPr="00BA7E40" w:rsidRDefault="00B47DC0" w:rsidP="00E8439F">
      <w:pPr>
        <w:spacing w:after="0" w:line="480" w:lineRule="auto"/>
        <w:rPr>
          <w:rFonts w:ascii="Times New Roman" w:hAnsi="Times New Roman" w:cs="Times New Roman"/>
          <w:b/>
          <w:color w:val="000000"/>
        </w:rPr>
      </w:pPr>
    </w:p>
    <w:p w14:paraId="728C84B7" w14:textId="6648A8A5" w:rsidR="00C112AE" w:rsidRPr="00BA7E40" w:rsidRDefault="00C112AE" w:rsidP="00E8439F">
      <w:pPr>
        <w:spacing w:after="0" w:line="480" w:lineRule="auto"/>
        <w:rPr>
          <w:rFonts w:ascii="Times New Roman" w:hAnsi="Times New Roman" w:cs="Times New Roman"/>
          <w:b/>
          <w:color w:val="000000"/>
        </w:rPr>
      </w:pPr>
      <w:r w:rsidRPr="00BA7E40">
        <w:rPr>
          <w:rFonts w:ascii="Times New Roman" w:hAnsi="Times New Roman" w:cs="Times New Roman"/>
          <w:b/>
          <w:color w:val="000000"/>
        </w:rPr>
        <w:t xml:space="preserve">Time series model to predict the </w:t>
      </w:r>
      <w:proofErr w:type="gramStart"/>
      <w:r w:rsidRPr="00BA7E40">
        <w:rPr>
          <w:rFonts w:ascii="Times New Roman" w:hAnsi="Times New Roman" w:cs="Times New Roman"/>
          <w:b/>
          <w:color w:val="000000"/>
        </w:rPr>
        <w:t>trend</w:t>
      </w:r>
      <w:proofErr w:type="gramEnd"/>
    </w:p>
    <w:p w14:paraId="5B6595A9" w14:textId="298BBF4C" w:rsidR="00593134" w:rsidRPr="0082799F" w:rsidRDefault="00D145CC" w:rsidP="00E8439F">
      <w:pPr>
        <w:spacing w:after="0" w:line="480" w:lineRule="auto"/>
        <w:rPr>
          <w:rFonts w:ascii="Times New Roman" w:hAnsi="Times New Roman" w:cs="Times New Roman"/>
          <w:color w:val="000000"/>
          <w:shd w:val="clear" w:color="auto" w:fill="FFFFFF"/>
        </w:rPr>
      </w:pPr>
      <w:r>
        <w:rPr>
          <w:rFonts w:ascii="Times New Roman" w:hAnsi="Times New Roman" w:cs="Times New Roman"/>
          <w:color w:val="000000"/>
        </w:rPr>
        <w:t>T</w:t>
      </w:r>
      <w:r w:rsidR="00593134" w:rsidRPr="00BA7E40">
        <w:rPr>
          <w:rFonts w:ascii="Times New Roman" w:hAnsi="Times New Roman" w:cs="Times New Roman"/>
          <w:color w:val="000000"/>
        </w:rPr>
        <w:t xml:space="preserve">hree </w:t>
      </w:r>
      <w:r w:rsidR="0036183F">
        <w:rPr>
          <w:rFonts w:ascii="Times New Roman" w:hAnsi="Times New Roman" w:cs="Times New Roman"/>
          <w:color w:val="000000"/>
        </w:rPr>
        <w:t>time</w:t>
      </w:r>
      <w:r w:rsidR="00B13EC6">
        <w:rPr>
          <w:rFonts w:ascii="Times New Roman" w:hAnsi="Times New Roman" w:cs="Times New Roman"/>
          <w:color w:val="000000"/>
        </w:rPr>
        <w:t>-</w:t>
      </w:r>
      <w:r w:rsidR="0036183F">
        <w:rPr>
          <w:rFonts w:ascii="Times New Roman" w:hAnsi="Times New Roman" w:cs="Times New Roman"/>
          <w:color w:val="000000"/>
        </w:rPr>
        <w:t>series</w:t>
      </w:r>
      <w:r w:rsidR="00593134" w:rsidRPr="00BA7E40">
        <w:rPr>
          <w:rFonts w:ascii="Times New Roman" w:hAnsi="Times New Roman" w:cs="Times New Roman"/>
          <w:color w:val="000000"/>
        </w:rPr>
        <w:t xml:space="preserve"> models (i.e., </w:t>
      </w:r>
      <w:r w:rsidRPr="00BA7E40">
        <w:rPr>
          <w:rFonts w:ascii="Times New Roman" w:hAnsi="Times New Roman" w:cs="Times New Roman"/>
        </w:rPr>
        <w:t>auto-regressive integrated moving average (</w:t>
      </w:r>
      <w:r w:rsidRPr="00BA7E40">
        <w:rPr>
          <w:rFonts w:ascii="Times New Roman" w:hAnsi="Times New Roman" w:cs="Times New Roman"/>
          <w:bCs/>
          <w:color w:val="000000"/>
        </w:rPr>
        <w:t>ARIMA</w:t>
      </w:r>
      <w:r w:rsidRPr="00BA7E40">
        <w:rPr>
          <w:rFonts w:ascii="Times New Roman" w:hAnsi="Times New Roman" w:cs="Times New Roman"/>
        </w:rPr>
        <w:t>)</w:t>
      </w:r>
      <w:r>
        <w:rPr>
          <w:rFonts w:ascii="Times New Roman" w:hAnsi="Times New Roman" w:cs="Times New Roman"/>
        </w:rPr>
        <w:t xml:space="preserve">, </w:t>
      </w:r>
      <w:r w:rsidRPr="00BA7E40">
        <w:rPr>
          <w:rFonts w:ascii="Times New Roman" w:hAnsi="Times New Roman" w:cs="Times New Roman"/>
        </w:rPr>
        <w:t>automatic time-series forecasting model</w:t>
      </w:r>
      <w:r w:rsidRPr="00BA7E40">
        <w:rPr>
          <w:rFonts w:ascii="Times New Roman" w:hAnsi="Times New Roman" w:cs="Times New Roman"/>
          <w:bCs/>
        </w:rPr>
        <w:t xml:space="preserve"> </w:t>
      </w:r>
      <w:r>
        <w:rPr>
          <w:rFonts w:ascii="Times New Roman" w:hAnsi="Times New Roman" w:cs="Times New Roman"/>
          <w:bCs/>
        </w:rPr>
        <w:t xml:space="preserve">also known as </w:t>
      </w:r>
      <w:r w:rsidR="00F0684E">
        <w:rPr>
          <w:rFonts w:ascii="Times New Roman" w:hAnsi="Times New Roman" w:cs="Times New Roman"/>
          <w:bCs/>
        </w:rPr>
        <w:t>‘</w:t>
      </w:r>
      <w:r>
        <w:rPr>
          <w:rFonts w:ascii="Times New Roman" w:hAnsi="Times New Roman" w:cs="Times New Roman"/>
          <w:bCs/>
        </w:rPr>
        <w:t>Prophet model</w:t>
      </w:r>
      <w:r w:rsidR="00F0684E">
        <w:rPr>
          <w:rFonts w:ascii="Times New Roman" w:hAnsi="Times New Roman" w:cs="Times New Roman"/>
          <w:bCs/>
        </w:rPr>
        <w:t>’</w:t>
      </w:r>
      <w:r>
        <w:rPr>
          <w:rFonts w:ascii="Times New Roman" w:hAnsi="Times New Roman" w:cs="Times New Roman"/>
          <w:bCs/>
        </w:rPr>
        <w:t xml:space="preserve">, and </w:t>
      </w:r>
      <w:r w:rsidR="00593134" w:rsidRPr="00BA7E40">
        <w:rPr>
          <w:rFonts w:ascii="Times New Roman" w:hAnsi="Times New Roman" w:cs="Times New Roman"/>
          <w:bCs/>
        </w:rPr>
        <w:t>simple exponential smoothing (SES)</w:t>
      </w:r>
      <w:r w:rsidR="00593134" w:rsidRPr="00BA7E40">
        <w:rPr>
          <w:rFonts w:ascii="Times New Roman" w:hAnsi="Times New Roman" w:cs="Times New Roman"/>
          <w:color w:val="000000"/>
        </w:rPr>
        <w:t xml:space="preserve">), </w:t>
      </w:r>
      <w:r w:rsidR="009E06BB">
        <w:rPr>
          <w:rFonts w:ascii="Times New Roman" w:hAnsi="Times New Roman" w:cs="Times New Roman"/>
          <w:color w:val="000000"/>
        </w:rPr>
        <w:t xml:space="preserve">were used </w:t>
      </w:r>
      <w:r w:rsidR="00593134" w:rsidRPr="00BA7E40">
        <w:rPr>
          <w:rFonts w:ascii="Times New Roman" w:hAnsi="Times New Roman" w:cs="Times New Roman"/>
          <w:color w:val="000000"/>
        </w:rPr>
        <w:t xml:space="preserve">to identify the global trend of </w:t>
      </w:r>
      <w:r w:rsidR="00F13DC5">
        <w:rPr>
          <w:rFonts w:ascii="Times New Roman" w:hAnsi="Times New Roman" w:cs="Times New Roman"/>
          <w:color w:val="000000"/>
        </w:rPr>
        <w:t xml:space="preserve">COVID-19 </w:t>
      </w:r>
      <w:proofErr w:type="spellStart"/>
      <w:r w:rsidR="00593134" w:rsidRPr="00BA7E40">
        <w:rPr>
          <w:rFonts w:ascii="Times New Roman" w:hAnsi="Times New Roman" w:cs="Times New Roman"/>
          <w:color w:val="000000"/>
        </w:rPr>
        <w:t>rCFR</w:t>
      </w:r>
      <w:proofErr w:type="spellEnd"/>
      <w:r w:rsidR="00B47DC0">
        <w:rPr>
          <w:rFonts w:ascii="Times New Roman" w:hAnsi="Times New Roman" w:cs="Times New Roman"/>
          <w:color w:val="000000"/>
        </w:rPr>
        <w:t xml:space="preserve"> and excess mortality</w:t>
      </w:r>
      <w:r w:rsidR="00593134" w:rsidRPr="00BA7E40">
        <w:rPr>
          <w:rFonts w:ascii="Times New Roman" w:hAnsi="Times New Roman" w:cs="Times New Roman"/>
          <w:color w:val="000000"/>
        </w:rPr>
        <w:t xml:space="preserve">. </w:t>
      </w:r>
      <w:r w:rsidR="0082799F" w:rsidRPr="00BA7E40">
        <w:rPr>
          <w:rFonts w:ascii="Times New Roman" w:hAnsi="Times New Roman" w:cs="Times New Roman"/>
          <w:bCs/>
          <w:color w:val="000000"/>
        </w:rPr>
        <w:t xml:space="preserve">The details of </w:t>
      </w:r>
      <w:r w:rsidR="0082799F">
        <w:rPr>
          <w:rFonts w:ascii="Times New Roman" w:hAnsi="Times New Roman" w:cs="Times New Roman"/>
          <w:bCs/>
          <w:color w:val="000000"/>
        </w:rPr>
        <w:t xml:space="preserve">the </w:t>
      </w:r>
      <w:r w:rsidR="0082799F" w:rsidRPr="00BA7E40">
        <w:rPr>
          <w:rFonts w:ascii="Times New Roman" w:hAnsi="Times New Roman" w:cs="Times New Roman"/>
          <w:bCs/>
          <w:color w:val="000000"/>
        </w:rPr>
        <w:t>SES, ARIMA</w:t>
      </w:r>
      <w:r w:rsidR="0082799F">
        <w:rPr>
          <w:rFonts w:ascii="Times New Roman" w:hAnsi="Times New Roman" w:cs="Times New Roman"/>
          <w:bCs/>
          <w:color w:val="000000"/>
        </w:rPr>
        <w:t>,</w:t>
      </w:r>
      <w:r w:rsidR="0082799F" w:rsidRPr="00BA7E40">
        <w:rPr>
          <w:rFonts w:ascii="Times New Roman" w:hAnsi="Times New Roman" w:cs="Times New Roman"/>
          <w:bCs/>
          <w:color w:val="000000"/>
        </w:rPr>
        <w:t xml:space="preserve"> and Prophet models are discussed in </w:t>
      </w:r>
      <w:r w:rsidR="0082799F">
        <w:rPr>
          <w:rFonts w:ascii="Times New Roman" w:hAnsi="Times New Roman" w:cs="Times New Roman"/>
          <w:bCs/>
          <w:color w:val="000000"/>
        </w:rPr>
        <w:t xml:space="preserve">an </w:t>
      </w:r>
      <w:r w:rsidR="0082799F" w:rsidRPr="00BA7E40">
        <w:rPr>
          <w:rFonts w:ascii="Times New Roman" w:hAnsi="Times New Roman" w:cs="Times New Roman"/>
          <w:bCs/>
          <w:color w:val="000000"/>
        </w:rPr>
        <w:t xml:space="preserve">earlier article on COVID-19 </w:t>
      </w:r>
      <w:r w:rsidR="0082799F" w:rsidRPr="00BA7E40">
        <w:rPr>
          <w:rFonts w:ascii="Times New Roman" w:hAnsi="Times New Roman" w:cs="Times New Roman"/>
          <w:bCs/>
          <w:color w:val="000000"/>
        </w:rPr>
        <w:fldChar w:fldCharType="begin" w:fldLock="1"/>
      </w:r>
      <w:r w:rsidR="0082799F">
        <w:rPr>
          <w:rFonts w:ascii="Times New Roman" w:hAnsi="Times New Roman" w:cs="Times New Roman"/>
          <w:bCs/>
          <w:color w:val="000000"/>
        </w:rPr>
        <w:instrText>ADDIN CSL_CITATION {"citationItems":[{"id":"ITEM-1","itemData":{"DOI":"10.4269/ajtmh.20-1496","ISSN":"1476-1645","PMID":"33882025","abstract":"The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hygiene","id":"ITEM-1","issue":"6","issued":{"date-parts":[["2021","4","21"]]},"page":"2176-2184","title":"The Global Case-Fatality Rate of COVID-19 Has Been Declining Since May 2020.","type":"article-journal","volume":"104"},"uris":["http://www.mendeley.com/documents/?uuid=2398d37f-d2e3-41d2-a4db-2640d59b8c03"]}],"mendeley":{"formattedCitation":"(Hasan et al. 2021)","plainTextFormattedCitation":"(Hasan et al. 2021)","previouslyFormattedCitation":"(Hasan et al. 2021)"},"properties":{"noteIndex":0},"schema":"https://github.com/citation-style-language/schema/raw/master/csl-citation.json"}</w:instrText>
      </w:r>
      <w:r w:rsidR="0082799F" w:rsidRPr="00BA7E40">
        <w:rPr>
          <w:rFonts w:ascii="Times New Roman" w:hAnsi="Times New Roman" w:cs="Times New Roman"/>
          <w:bCs/>
          <w:color w:val="000000"/>
        </w:rPr>
        <w:fldChar w:fldCharType="separate"/>
      </w:r>
      <w:r w:rsidR="0082799F" w:rsidRPr="00FD6347">
        <w:rPr>
          <w:rFonts w:ascii="Times New Roman" w:hAnsi="Times New Roman" w:cs="Times New Roman"/>
          <w:bCs/>
          <w:noProof/>
          <w:color w:val="000000"/>
        </w:rPr>
        <w:t>(Hasan et al. 2021)</w:t>
      </w:r>
      <w:r w:rsidR="0082799F" w:rsidRPr="00BA7E40">
        <w:rPr>
          <w:rFonts w:ascii="Times New Roman" w:hAnsi="Times New Roman" w:cs="Times New Roman"/>
          <w:bCs/>
          <w:color w:val="000000"/>
        </w:rPr>
        <w:fldChar w:fldCharType="end"/>
      </w:r>
      <w:r w:rsidR="0082799F" w:rsidRPr="00BA7E40">
        <w:rPr>
          <w:rFonts w:ascii="Times New Roman" w:hAnsi="Times New Roman" w:cs="Times New Roman"/>
          <w:bCs/>
          <w:color w:val="000000"/>
        </w:rPr>
        <w:t xml:space="preserve">. </w:t>
      </w:r>
      <w:r w:rsidR="0082799F">
        <w:rPr>
          <w:rFonts w:ascii="Times New Roman" w:hAnsi="Times New Roman" w:cs="Times New Roman"/>
          <w:color w:val="000000"/>
          <w:shd w:val="clear" w:color="auto" w:fill="FFFFFF"/>
        </w:rPr>
        <w:t xml:space="preserve"> </w:t>
      </w:r>
    </w:p>
    <w:p w14:paraId="6AE9A714" w14:textId="77777777" w:rsidR="00F35B2D" w:rsidRDefault="00F35B2D" w:rsidP="00E8439F">
      <w:pPr>
        <w:spacing w:after="0" w:line="480" w:lineRule="auto"/>
        <w:rPr>
          <w:rFonts w:ascii="Times New Roman" w:hAnsi="Times New Roman" w:cs="Times New Roman"/>
          <w:b/>
          <w:bCs/>
          <w:color w:val="000000"/>
        </w:rPr>
      </w:pPr>
    </w:p>
    <w:p w14:paraId="63D96F6D" w14:textId="1DF569D4" w:rsidR="00C112AE" w:rsidRPr="00BA7E40" w:rsidRDefault="00C112AE" w:rsidP="00E8439F">
      <w:pPr>
        <w:spacing w:after="0" w:line="480" w:lineRule="auto"/>
        <w:rPr>
          <w:rFonts w:ascii="Times New Roman" w:hAnsi="Times New Roman" w:cs="Times New Roman"/>
          <w:b/>
          <w:bCs/>
          <w:color w:val="000000"/>
        </w:rPr>
      </w:pPr>
      <w:r w:rsidRPr="00BA7E40">
        <w:rPr>
          <w:rFonts w:ascii="Times New Roman" w:hAnsi="Times New Roman" w:cs="Times New Roman"/>
          <w:b/>
          <w:bCs/>
          <w:color w:val="000000"/>
        </w:rPr>
        <w:t>Outcome and predictor variables</w:t>
      </w:r>
    </w:p>
    <w:p w14:paraId="2794A2BC" w14:textId="507F7D3B" w:rsidR="00C112AE" w:rsidRPr="00BA7E40" w:rsidRDefault="00F357DD" w:rsidP="00E8439F">
      <w:pPr>
        <w:spacing w:after="0" w:line="480" w:lineRule="auto"/>
        <w:rPr>
          <w:rFonts w:ascii="Times New Roman" w:hAnsi="Times New Roman" w:cs="Times New Roman"/>
          <w:color w:val="000000"/>
        </w:rPr>
      </w:pPr>
      <w:r>
        <w:rPr>
          <w:rFonts w:ascii="Times New Roman" w:hAnsi="Times New Roman" w:cs="Times New Roman"/>
          <w:color w:val="000000"/>
        </w:rPr>
        <w:t>We</w:t>
      </w:r>
      <w:r w:rsidR="00B7153E">
        <w:rPr>
          <w:rFonts w:ascii="Times New Roman" w:hAnsi="Times New Roman" w:cs="Times New Roman"/>
          <w:color w:val="000000"/>
        </w:rPr>
        <w:t xml:space="preserve"> collected </w:t>
      </w:r>
      <w:r w:rsidR="003F429A">
        <w:rPr>
          <w:rFonts w:ascii="Times New Roman" w:hAnsi="Times New Roman" w:cs="Times New Roman"/>
          <w:color w:val="000000"/>
        </w:rPr>
        <w:t xml:space="preserve">data on </w:t>
      </w:r>
      <w:r w:rsidR="00B7153E">
        <w:rPr>
          <w:rFonts w:ascii="Times New Roman" w:hAnsi="Times New Roman" w:cs="Times New Roman"/>
          <w:color w:val="000000"/>
        </w:rPr>
        <w:t xml:space="preserve">selected </w:t>
      </w:r>
      <w:r w:rsidR="00C112AE" w:rsidRPr="00BA7E40">
        <w:rPr>
          <w:rFonts w:ascii="Times New Roman" w:hAnsi="Times New Roman" w:cs="Times New Roman"/>
          <w:color w:val="000000"/>
        </w:rPr>
        <w:t xml:space="preserve">predictors </w:t>
      </w:r>
      <w:r w:rsidR="00B7153E">
        <w:rPr>
          <w:rFonts w:ascii="Times New Roman" w:hAnsi="Times New Roman" w:cs="Times New Roman"/>
          <w:color w:val="000000"/>
        </w:rPr>
        <w:t xml:space="preserve">variables </w:t>
      </w:r>
      <w:r w:rsidR="00C112AE" w:rsidRPr="00BA7E40">
        <w:rPr>
          <w:rFonts w:ascii="Times New Roman" w:hAnsi="Times New Roman" w:cs="Times New Roman"/>
          <w:color w:val="000000"/>
        </w:rPr>
        <w:t xml:space="preserve">from the World Bank </w:t>
      </w:r>
      <w:r w:rsidR="0000389F">
        <w:rPr>
          <w:rFonts w:ascii="Times New Roman" w:hAnsi="Times New Roman" w:cs="Times New Roman"/>
          <w:color w:val="000000"/>
        </w:rPr>
        <w:t xml:space="preserve">or </w:t>
      </w:r>
      <w:r w:rsidR="00C112AE" w:rsidRPr="00BA7E40">
        <w:rPr>
          <w:rFonts w:ascii="Times New Roman" w:hAnsi="Times New Roman" w:cs="Times New Roman"/>
          <w:color w:val="000000"/>
        </w:rPr>
        <w:t xml:space="preserve">other UN sources </w:t>
      </w:r>
      <w:r w:rsidR="00CC470D">
        <w:rPr>
          <w:rFonts w:ascii="Times New Roman" w:hAnsi="Times New Roman" w:cs="Times New Roman"/>
          <w:color w:val="000000"/>
        </w:rPr>
        <w:t xml:space="preserve">and </w:t>
      </w:r>
      <w:r w:rsidR="000B7DBD">
        <w:rPr>
          <w:rFonts w:ascii="Times New Roman" w:hAnsi="Times New Roman" w:cs="Times New Roman"/>
          <w:color w:val="000000"/>
        </w:rPr>
        <w:t xml:space="preserve">from “Our World in Data” including </w:t>
      </w:r>
      <w:r w:rsidR="00C112AE" w:rsidRPr="00BA7E40">
        <w:rPr>
          <w:rFonts w:ascii="Times New Roman" w:hAnsi="Times New Roman" w:cs="Times New Roman"/>
          <w:color w:val="000000"/>
        </w:rPr>
        <w:t xml:space="preserve"> population density</w:t>
      </w:r>
      <w:r w:rsidR="005B1D6B" w:rsidRPr="00BA7E40">
        <w:rPr>
          <w:rFonts w:ascii="Times New Roman" w:hAnsi="Times New Roman" w:cs="Times New Roman"/>
          <w:color w:val="000000"/>
        </w:rPr>
        <w:t xml:space="preserve"> </w:t>
      </w:r>
      <w:r w:rsidR="005B1D6B" w:rsidRPr="00BA7E40">
        <w:rPr>
          <w:rFonts w:ascii="Times New Roman" w:hAnsi="Times New Roman" w:cs="Times New Roman"/>
          <w:color w:val="000000"/>
        </w:rPr>
        <w:fldChar w:fldCharType="begin" w:fldLock="1"/>
      </w:r>
      <w:r w:rsidR="00FD6347">
        <w:rPr>
          <w:rFonts w:ascii="Times New Roman" w:hAnsi="Times New Roman" w:cs="Times New Roman"/>
          <w:color w:val="000000"/>
        </w:rPr>
        <w:instrText>ADDIN CSL_CITATION {"citationItems":[{"id":"ITEM-1","itemData":{"author":[{"dropping-particle":"","family":"World Data Bank","given":"","non-dropping-particle":"","parse-names":false,"suffix":""}],"container-title":"World Development Indecators","id":"ITEM-1","issued":{"date-parts":[["2018"]]},"title":"Population density (people per sq. km of land area)","type":"webpage"},"uris":["http://www.mendeley.com/documents/?uuid=58ec5d7c-5b98-3ef3-920b-acf90047ac56","http://www.mendeley.com/documents/?uuid=db9e2eeb-86af-462e-8555-e1ec9447c259"]}],"mendeley":{"formattedCitation":"(World Data Bank 2018)","plainTextFormattedCitation":"(World Data Bank 2018)","previouslyFormattedCitation":"(World Data Bank 2018)"},"properties":{"noteIndex":0},"schema":"https://github.com/citation-style-language/schema/raw/master/csl-citation.json"}</w:instrText>
      </w:r>
      <w:r w:rsidR="005B1D6B" w:rsidRPr="00BA7E40">
        <w:rPr>
          <w:rFonts w:ascii="Times New Roman" w:hAnsi="Times New Roman" w:cs="Times New Roman"/>
          <w:color w:val="000000"/>
        </w:rPr>
        <w:fldChar w:fldCharType="separate"/>
      </w:r>
      <w:r w:rsidR="00FD6347" w:rsidRPr="00FD6347">
        <w:rPr>
          <w:rFonts w:ascii="Times New Roman" w:hAnsi="Times New Roman" w:cs="Times New Roman"/>
          <w:noProof/>
          <w:color w:val="000000"/>
        </w:rPr>
        <w:t>(World Data Bank 2018)</w:t>
      </w:r>
      <w:r w:rsidR="005B1D6B" w:rsidRPr="00BA7E40">
        <w:rPr>
          <w:rFonts w:ascii="Times New Roman" w:hAnsi="Times New Roman" w:cs="Times New Roman"/>
          <w:color w:val="000000"/>
        </w:rPr>
        <w:fldChar w:fldCharType="end"/>
      </w:r>
      <w:r w:rsidR="00C112AE" w:rsidRPr="00BA7E40">
        <w:rPr>
          <w:rFonts w:ascii="Times New Roman" w:hAnsi="Times New Roman" w:cs="Times New Roman"/>
          <w:color w:val="000000"/>
        </w:rPr>
        <w:t>, percentage of people above 65 years of age</w:t>
      </w:r>
      <w:r w:rsidR="00945772" w:rsidRPr="00BA7E40">
        <w:rPr>
          <w:rFonts w:ascii="Times New Roman" w:hAnsi="Times New Roman" w:cs="Times New Roman"/>
          <w:color w:val="000000"/>
        </w:rPr>
        <w:t xml:space="preserve"> </w:t>
      </w:r>
      <w:r w:rsidR="00C112AE" w:rsidRPr="00BA7E40">
        <w:rPr>
          <w:rFonts w:ascii="Times New Roman" w:hAnsi="Times New Roman" w:cs="Times New Roman"/>
          <w:color w:val="000000"/>
        </w:rPr>
        <w:fldChar w:fldCharType="begin" w:fldLock="1"/>
      </w:r>
      <w:r w:rsidR="00FD6347">
        <w:rPr>
          <w:rFonts w:ascii="Times New Roman" w:hAnsi="Times New Roman" w:cs="Times New Roman"/>
          <w:color w:val="000000"/>
        </w:rPr>
        <w:instrText>ADDIN CSL_CITATION {"citationItems":[{"id":"ITEM-1","itemData":{"abstract":"World Bank staff estimates based on age/sex distributions of United Nations Population Division's World Population Prospects.","author":[{"dropping-particle":"","family":"The World Bank","given":"","non-dropping-particle":"","parse-names":false,"suffix":""}],"container-title":"World Bank Data","id":"ITEM-1","issued":{"date-parts":[["2018"]]},"title":"Population ages 65 and above, total","type":"webpage"},"uris":["http://www.mendeley.com/documents/?uuid=fb03869b-19a6-3431-8de2-4642f202166d","http://www.mendeley.com/documents/?uuid=89ae3ec8-9913-4829-b687-d89c4e7cba4d"]}],"mendeley":{"formattedCitation":"(The World Bank 2018b)","plainTextFormattedCitation":"(The World Bank 2018b)","previouslyFormattedCitation":"(The World Bank 2018b)"},"properties":{"noteIndex":0},"schema":"https://github.com/citation-style-language/schema/raw/master/csl-citation.json"}</w:instrText>
      </w:r>
      <w:r w:rsidR="00C112AE" w:rsidRPr="00BA7E40">
        <w:rPr>
          <w:rFonts w:ascii="Times New Roman" w:hAnsi="Times New Roman" w:cs="Times New Roman"/>
          <w:color w:val="000000"/>
        </w:rPr>
        <w:fldChar w:fldCharType="separate"/>
      </w:r>
      <w:r w:rsidR="00FD6347" w:rsidRPr="00FD6347">
        <w:rPr>
          <w:rFonts w:ascii="Times New Roman" w:hAnsi="Times New Roman" w:cs="Times New Roman"/>
          <w:noProof/>
          <w:color w:val="000000"/>
        </w:rPr>
        <w:t>(The World Bank 2018b)</w:t>
      </w:r>
      <w:r w:rsidR="00C112AE" w:rsidRPr="00BA7E40">
        <w:rPr>
          <w:rFonts w:ascii="Times New Roman" w:hAnsi="Times New Roman" w:cs="Times New Roman"/>
          <w:color w:val="000000"/>
        </w:rPr>
        <w:fldChar w:fldCharType="end"/>
      </w:r>
      <w:r w:rsidR="00945772" w:rsidRPr="00BA7E40">
        <w:rPr>
          <w:rFonts w:ascii="Times New Roman" w:hAnsi="Times New Roman" w:cs="Times New Roman"/>
          <w:color w:val="000000"/>
        </w:rPr>
        <w:t xml:space="preserve">, </w:t>
      </w:r>
      <w:r w:rsidR="00C112AE" w:rsidRPr="00BA7E40">
        <w:rPr>
          <w:rFonts w:ascii="Times New Roman" w:hAnsi="Times New Roman" w:cs="Times New Roman"/>
          <w:color w:val="000000"/>
        </w:rPr>
        <w:t>Gross Domestic Product (GDP)</w:t>
      </w:r>
      <w:r w:rsidR="00C112AE" w:rsidRPr="00BA7E40">
        <w:rPr>
          <w:rFonts w:ascii="Times New Roman" w:hAnsi="Times New Roman" w:cs="Times New Roman"/>
          <w:color w:val="000000"/>
        </w:rPr>
        <w:fldChar w:fldCharType="begin" w:fldLock="1"/>
      </w:r>
      <w:r w:rsidR="00FD6347">
        <w:rPr>
          <w:rFonts w:ascii="Times New Roman" w:hAnsi="Times New Roman" w:cs="Times New Roman"/>
          <w:color w:val="000000"/>
        </w:rPr>
        <w:instrText>ADDIN CSL_CITATION {"citationItems":[{"id":"ITEM-1","itemData":{"abstract":"GDP (current US$)","author":[{"dropping-particle":"","family":"The World Bank","given":"","non-dropping-particle":"","parse-names":false,"suffix":""}],"container-title":"The World Bank","id":"ITEM-1","issued":{"date-parts":[["2018"]]},"title":"GDP (current US$) | Data","type":"webpage"},"uris":["http://www.mendeley.com/documents/?uuid=cc01c22d-772a-4219-a28b-16b85ee1f8c7"]}],"mendeley":{"formattedCitation":"(The World Bank 2018a)","plainTextFormattedCitation":"(The World Bank 2018a)","previouslyFormattedCitation":"(The World Bank 2018a)"},"properties":{"noteIndex":0},"schema":"https://github.com/citation-style-language/schema/raw/master/csl-citation.json"}</w:instrText>
      </w:r>
      <w:r w:rsidR="00C112AE" w:rsidRPr="00BA7E40">
        <w:rPr>
          <w:rFonts w:ascii="Times New Roman" w:hAnsi="Times New Roman" w:cs="Times New Roman"/>
          <w:color w:val="000000"/>
        </w:rPr>
        <w:fldChar w:fldCharType="separate"/>
      </w:r>
      <w:r w:rsidR="00FD6347" w:rsidRPr="00FD6347">
        <w:rPr>
          <w:rFonts w:ascii="Times New Roman" w:hAnsi="Times New Roman" w:cs="Times New Roman"/>
          <w:noProof/>
          <w:color w:val="000000"/>
        </w:rPr>
        <w:t>(The World Bank 2018a)</w:t>
      </w:r>
      <w:r w:rsidR="00C112AE" w:rsidRPr="00BA7E40">
        <w:rPr>
          <w:rFonts w:ascii="Times New Roman" w:hAnsi="Times New Roman" w:cs="Times New Roman"/>
          <w:color w:val="000000"/>
        </w:rPr>
        <w:fldChar w:fldCharType="end"/>
      </w:r>
      <w:r w:rsidR="00495DEC" w:rsidRPr="00BA7E40">
        <w:rPr>
          <w:rFonts w:ascii="Times New Roman" w:hAnsi="Times New Roman" w:cs="Times New Roman"/>
          <w:color w:val="000000"/>
        </w:rPr>
        <w:t>,</w:t>
      </w:r>
      <w:r w:rsidR="00C112AE" w:rsidRPr="00BA7E40">
        <w:rPr>
          <w:rFonts w:ascii="Times New Roman" w:hAnsi="Times New Roman" w:cs="Times New Roman"/>
          <w:color w:val="000000"/>
        </w:rPr>
        <w:t xml:space="preserve"> worldwide governance indicators (WGI)</w:t>
      </w:r>
      <w:r w:rsidR="00C112AE" w:rsidRPr="00BA7E40">
        <w:rPr>
          <w:rFonts w:ascii="Times New Roman" w:hAnsi="Times New Roman" w:cs="Times New Roman"/>
          <w:color w:val="000000"/>
        </w:rPr>
        <w:fldChar w:fldCharType="begin" w:fldLock="1"/>
      </w:r>
      <w:r w:rsidR="00FD6347">
        <w:rPr>
          <w:rFonts w:ascii="Times New Roman" w:hAnsi="Times New Roman" w:cs="Times New Roman"/>
          <w:color w:val="000000"/>
        </w:rPr>
        <w:instrText>ADDIN CSL_CITATION {"citationItems":[{"id":"ITEM-1","itemData":{"author":[{"dropping-particle":"","family":"The World Bank","given":"","non-dropping-particle":"","parse-names":false,"suffix":""}],"container-title":"The World Bank","id":"ITEM-1","issued":{"date-parts":[["2019"]]},"page":"1","title":"WGI 2019 Interactive","type":"webpage"},"uris":["http://www.mendeley.com/documents/?uuid=f75543cb-448f-3b08-87cd-f0dbf01a4f6e","http://www.mendeley.com/documents/?uuid=07ef1730-b980-4b91-9202-65d5a238ceef"]}],"mendeley":{"formattedCitation":"(The World Bank 2019)","plainTextFormattedCitation":"(The World Bank 2019)","previouslyFormattedCitation":"(The World Bank 2019)"},"properties":{"noteIndex":0},"schema":"https://github.com/citation-style-language/schema/raw/master/csl-citation.json"}</w:instrText>
      </w:r>
      <w:r w:rsidR="00C112AE" w:rsidRPr="00BA7E40">
        <w:rPr>
          <w:rFonts w:ascii="Times New Roman" w:hAnsi="Times New Roman" w:cs="Times New Roman"/>
          <w:color w:val="000000"/>
        </w:rPr>
        <w:fldChar w:fldCharType="separate"/>
      </w:r>
      <w:r w:rsidR="00FD6347" w:rsidRPr="00FD6347">
        <w:rPr>
          <w:rFonts w:ascii="Times New Roman" w:hAnsi="Times New Roman" w:cs="Times New Roman"/>
          <w:noProof/>
          <w:color w:val="000000"/>
        </w:rPr>
        <w:t>(The World Bank 2019)</w:t>
      </w:r>
      <w:r w:rsidR="00C112AE" w:rsidRPr="00BA7E40">
        <w:rPr>
          <w:rFonts w:ascii="Times New Roman" w:hAnsi="Times New Roman" w:cs="Times New Roman"/>
          <w:color w:val="000000"/>
        </w:rPr>
        <w:fldChar w:fldCharType="end"/>
      </w:r>
      <w:r w:rsidR="0045434A" w:rsidRPr="00BA7E40">
        <w:rPr>
          <w:rFonts w:ascii="Times New Roman" w:hAnsi="Times New Roman" w:cs="Times New Roman"/>
          <w:color w:val="000000"/>
        </w:rPr>
        <w:t>,</w:t>
      </w:r>
      <w:r w:rsidR="00C112AE" w:rsidRPr="00BA7E40">
        <w:rPr>
          <w:rFonts w:ascii="Times New Roman" w:hAnsi="Times New Roman" w:cs="Times New Roman"/>
          <w:color w:val="000000"/>
        </w:rPr>
        <w:t xml:space="preserve"> and Global Health Security Index (GHSI)</w:t>
      </w:r>
      <w:r w:rsidR="00E624B1">
        <w:rPr>
          <w:rFonts w:ascii="Times New Roman" w:hAnsi="Times New Roman" w:cs="Times New Roman"/>
          <w:color w:val="000000"/>
        </w:rPr>
        <w:t xml:space="preserve"> </w:t>
      </w:r>
      <w:r w:rsidR="00C112AE" w:rsidRPr="00BA7E40">
        <w:rPr>
          <w:rFonts w:ascii="Times New Roman" w:hAnsi="Times New Roman" w:cs="Times New Roman"/>
          <w:color w:val="000000"/>
        </w:rPr>
        <w:fldChar w:fldCharType="begin" w:fldLock="1"/>
      </w:r>
      <w:r w:rsidR="00FD6347">
        <w:rPr>
          <w:rFonts w:ascii="Times New Roman" w:hAnsi="Times New Roman" w:cs="Times New Roman"/>
          <w:color w:val="000000"/>
        </w:rPr>
        <w:instrText>ADDIN CSL_CITATION {"citationItems":[{"id":"ITEM-1","itemData":{"author":[{"dropping-particle":"","family":"Nuclear Threat Initiative (NTI)","given":"","non-dropping-particle":"","parse-names":false,"suffix":""},{"dropping-particle":"","family":"Johns Hopkins Center for Health Security (JHU)","given":"","non-dropping-particle":"","parse-names":false,"suffix":""}],"id":"ITEM-1","issued":{"date-parts":[["2020"]]},"title":"GHS Index","type":"webpage"},"uris":["http://www.mendeley.com/documents/?uuid=7416cc26-1a9e-35c9-9231-31329fc0e299","http://www.mendeley.com/documents/?uuid=9cb0b549-7d58-4ecf-9d8e-396605c13696"]}],"mendeley":{"formattedCitation":"(Nuclear Threat Initiative (NTI) and Johns Hopkins Center for Health Security (JHU) 2020)","plainTextFormattedCitation":"(Nuclear Threat Initiative (NTI) and Johns Hopkins Center for Health Security (JHU) 2020)","previouslyFormattedCitation":"(Nuclear Threat Initiative (NTI) and Johns Hopkins Center for Health Security (JHU) 2020)"},"properties":{"noteIndex":0},"schema":"https://github.com/citation-style-language/schema/raw/master/csl-citation.json"}</w:instrText>
      </w:r>
      <w:r w:rsidR="00C112AE" w:rsidRPr="00BA7E40">
        <w:rPr>
          <w:rFonts w:ascii="Times New Roman" w:hAnsi="Times New Roman" w:cs="Times New Roman"/>
          <w:color w:val="000000"/>
        </w:rPr>
        <w:fldChar w:fldCharType="separate"/>
      </w:r>
      <w:r w:rsidR="00FD6347" w:rsidRPr="00FD6347">
        <w:rPr>
          <w:rFonts w:ascii="Times New Roman" w:hAnsi="Times New Roman" w:cs="Times New Roman"/>
          <w:noProof/>
          <w:color w:val="000000"/>
        </w:rPr>
        <w:t>(Nuclear Threat Initiative (NTI) and Johns Hopkins Center for Health Security (JHU) 2020)</w:t>
      </w:r>
      <w:r w:rsidR="00C112AE" w:rsidRPr="00BA7E40">
        <w:rPr>
          <w:rFonts w:ascii="Times New Roman" w:hAnsi="Times New Roman" w:cs="Times New Roman"/>
          <w:color w:val="000000"/>
        </w:rPr>
        <w:fldChar w:fldCharType="end"/>
      </w:r>
      <w:r w:rsidR="0045434A" w:rsidRPr="00BA7E40">
        <w:rPr>
          <w:rFonts w:ascii="Times New Roman" w:hAnsi="Times New Roman" w:cs="Times New Roman"/>
          <w:color w:val="000000"/>
        </w:rPr>
        <w:t>,</w:t>
      </w:r>
      <w:r w:rsidR="00C112AE" w:rsidRPr="00BA7E40">
        <w:rPr>
          <w:rFonts w:ascii="Times New Roman" w:hAnsi="Times New Roman" w:cs="Times New Roman"/>
          <w:color w:val="000000"/>
        </w:rPr>
        <w:t xml:space="preserve"> the prevalence of obesity </w:t>
      </w:r>
      <w:r w:rsidR="0000389F">
        <w:rPr>
          <w:rFonts w:ascii="Times New Roman" w:hAnsi="Times New Roman" w:cs="Times New Roman"/>
          <w:color w:val="000000"/>
        </w:rPr>
        <w:fldChar w:fldCharType="begin" w:fldLock="1"/>
      </w:r>
      <w:r w:rsidR="00FD6347">
        <w:rPr>
          <w:rFonts w:ascii="Times New Roman" w:hAnsi="Times New Roman" w:cs="Times New Roman"/>
          <w:color w:val="000000"/>
        </w:rPr>
        <w:instrText>ADDIN CSL_CITATION {"citationItems":[{"id":"ITEM-1","itemData":{"author":[{"dropping-particle":"","family":"WHO","given":"","non-dropping-particle":"","parse-names":false,"suffix":""}],"id":"ITEM-1","issued":{"date-parts":[["2020"]]},"number-of-pages":"Available at: https://www.who.int/gho/ncd/risk_fac","title":"Global health services data, obesity and overweight","type":"report"},"uris":["http://www.mendeley.com/documents/?uuid=a88f7c23-d115-4522-81b2-df42e79f39c4"]},{"id":"ITEM-2","itemData":{"author":[{"dropping-particle":"","family":"Data","given":"Our World in","non-dropping-particle":"","parse-names":false,"suffix":""}],"id":"ITEM-2","issued":{"date-parts":[["2021"]]},"title":"COVID-19: Stringency Index, Oct 2, 2021","type":"webpage"},"uris":["http://www.mendeley.com/documents/?uuid=60006d91-17ab-3b51-bdab-e9309d5f5b58","http://www.mendeley.com/documents/?uuid=d933718a-854d-4fcc-836a-38560b1e2fc5"]}],"mendeley":{"formattedCitation":"(WHO 2020a; Data 2021)","plainTextFormattedCitation":"(WHO 2020a; Data 2021)","previouslyFormattedCitation":"(WHO 2020a; Data 2021)"},"properties":{"noteIndex":0},"schema":"https://github.com/citation-style-language/schema/raw/master/csl-citation.json"}</w:instrText>
      </w:r>
      <w:r w:rsidR="0000389F">
        <w:rPr>
          <w:rFonts w:ascii="Times New Roman" w:hAnsi="Times New Roman" w:cs="Times New Roman"/>
          <w:color w:val="000000"/>
        </w:rPr>
        <w:fldChar w:fldCharType="separate"/>
      </w:r>
      <w:r w:rsidR="00FD6347" w:rsidRPr="00FD6347">
        <w:rPr>
          <w:rFonts w:ascii="Times New Roman" w:hAnsi="Times New Roman" w:cs="Times New Roman"/>
          <w:noProof/>
          <w:color w:val="000000"/>
        </w:rPr>
        <w:t>(WHO 2020a; Data 2021)</w:t>
      </w:r>
      <w:r w:rsidR="0000389F">
        <w:rPr>
          <w:rFonts w:ascii="Times New Roman" w:hAnsi="Times New Roman" w:cs="Times New Roman"/>
          <w:color w:val="000000"/>
        </w:rPr>
        <w:fldChar w:fldCharType="end"/>
      </w:r>
      <w:r w:rsidR="003A76D3" w:rsidRPr="00BA7E40">
        <w:rPr>
          <w:rFonts w:ascii="Times New Roman" w:hAnsi="Times New Roman" w:cs="Times New Roman"/>
          <w:color w:val="000000"/>
        </w:rPr>
        <w:t xml:space="preserve"> </w:t>
      </w:r>
      <w:r w:rsidR="00094B06">
        <w:rPr>
          <w:rFonts w:ascii="Times New Roman" w:hAnsi="Times New Roman" w:cs="Times New Roman"/>
          <w:color w:val="000000"/>
        </w:rPr>
        <w:t xml:space="preserve">for </w:t>
      </w:r>
      <w:r w:rsidR="00C112AE" w:rsidRPr="00BA7E40">
        <w:rPr>
          <w:rFonts w:ascii="Times New Roman" w:hAnsi="Times New Roman" w:cs="Times New Roman"/>
          <w:color w:val="000000"/>
        </w:rPr>
        <w:t xml:space="preserve">our analyses. We also included </w:t>
      </w:r>
      <w:r w:rsidR="00957A01">
        <w:rPr>
          <w:rFonts w:ascii="Times New Roman" w:hAnsi="Times New Roman" w:cs="Times New Roman"/>
          <w:color w:val="000000"/>
        </w:rPr>
        <w:t xml:space="preserve">the </w:t>
      </w:r>
      <w:r w:rsidR="00C112AE" w:rsidRPr="00BA7E40">
        <w:rPr>
          <w:rFonts w:ascii="Times New Roman" w:hAnsi="Times New Roman" w:cs="Times New Roman"/>
          <w:color w:val="000000"/>
        </w:rPr>
        <w:t>country-specific prevalence of diabetes</w:t>
      </w:r>
      <w:r w:rsidR="00E5701F">
        <w:rPr>
          <w:rFonts w:ascii="Times New Roman" w:hAnsi="Times New Roman" w:cs="Times New Roman"/>
          <w:color w:val="000000"/>
        </w:rPr>
        <w:t xml:space="preserve"> </w:t>
      </w:r>
      <w:r w:rsidR="00E5701F" w:rsidRPr="00BA7E40">
        <w:rPr>
          <w:rFonts w:ascii="Times New Roman" w:hAnsi="Times New Roman" w:cs="Times New Roman"/>
          <w:color w:val="000000"/>
        </w:rPr>
        <w:fldChar w:fldCharType="begin" w:fldLock="1"/>
      </w:r>
      <w:r w:rsidR="00FD6347">
        <w:rPr>
          <w:rFonts w:ascii="Times New Roman" w:hAnsi="Times New Roman" w:cs="Times New Roman"/>
          <w:color w:val="000000"/>
        </w:rPr>
        <w:instrText>ADDIN CSL_CITATION {"citationItems":[{"id":"ITEM-1","itemData":{"author":[{"dropping-particle":"","family":"Data","given":"Our World in","non-dropping-particle":"","parse-names":false,"suffix":""}],"id":"ITEM-1","issued":{"date-parts":[["2021"]]},"title":"COVID-19: Stringency Index, Oct 2, 2021","type":"webpage"},"uris":["http://www.mendeley.com/documents/?uuid=60006d91-17ab-3b51-bdab-e9309d5f5b58","http://www.mendeley.com/documents/?uuid=d933718a-854d-4fcc-836a-38560b1e2fc5"]}],"mendeley":{"formattedCitation":"(Data 2021)","plainTextFormattedCitation":"(Data 2021)","previouslyFormattedCitation":"(Data 2021)"},"properties":{"noteIndex":0},"schema":"https://github.com/citation-style-language/schema/raw/master/csl-citation.json"}</w:instrText>
      </w:r>
      <w:r w:rsidR="00E5701F" w:rsidRPr="00BA7E40">
        <w:rPr>
          <w:rFonts w:ascii="Times New Roman" w:hAnsi="Times New Roman" w:cs="Times New Roman"/>
          <w:color w:val="000000"/>
        </w:rPr>
        <w:fldChar w:fldCharType="separate"/>
      </w:r>
      <w:r w:rsidR="00FD6347" w:rsidRPr="00FD6347">
        <w:rPr>
          <w:rFonts w:ascii="Times New Roman" w:hAnsi="Times New Roman" w:cs="Times New Roman"/>
          <w:noProof/>
          <w:color w:val="000000"/>
        </w:rPr>
        <w:t>(Data 2021)</w:t>
      </w:r>
      <w:r w:rsidR="00E5701F" w:rsidRPr="00BA7E40">
        <w:rPr>
          <w:rFonts w:ascii="Times New Roman" w:hAnsi="Times New Roman" w:cs="Times New Roman"/>
          <w:color w:val="000000"/>
        </w:rPr>
        <w:fldChar w:fldCharType="end"/>
      </w:r>
      <w:r w:rsidR="00C112AE" w:rsidRPr="00BA7E40">
        <w:rPr>
          <w:rFonts w:ascii="Times New Roman" w:hAnsi="Times New Roman" w:cs="Times New Roman"/>
          <w:color w:val="000000"/>
        </w:rPr>
        <w:t xml:space="preserve"> and cardiovascular disease</w:t>
      </w:r>
      <w:r w:rsidR="00E5701F">
        <w:rPr>
          <w:rFonts w:ascii="Times New Roman" w:hAnsi="Times New Roman" w:cs="Times New Roman"/>
          <w:color w:val="000000"/>
        </w:rPr>
        <w:t xml:space="preserve"> </w:t>
      </w:r>
      <w:r w:rsidR="00E5701F" w:rsidRPr="00BA7E40">
        <w:rPr>
          <w:rFonts w:ascii="Times New Roman" w:hAnsi="Times New Roman" w:cs="Times New Roman"/>
          <w:color w:val="000000"/>
        </w:rPr>
        <w:fldChar w:fldCharType="begin" w:fldLock="1"/>
      </w:r>
      <w:r w:rsidR="00FD6347">
        <w:rPr>
          <w:rFonts w:ascii="Times New Roman" w:hAnsi="Times New Roman" w:cs="Times New Roman"/>
          <w:color w:val="000000"/>
        </w:rPr>
        <w:instrText>ADDIN CSL_CITATION {"citationItems":[{"id":"ITEM-1","itemData":{"author":[{"dropping-particle":"","family":"Data","given":"Our World in","non-dropping-particle":"","parse-names":false,"suffix":""}],"id":"ITEM-1","issued":{"date-parts":[["2021"]]},"title":"COVID-19: Stringency Index, Oct 2, 2021","type":"webpage"},"uris":["http://www.mendeley.com/documents/?uuid=60006d91-17ab-3b51-bdab-e9309d5f5b58","http://www.mendeley.com/documents/?uuid=d933718a-854d-4fcc-836a-38560b1e2fc5"]}],"mendeley":{"formattedCitation":"(Data 2021)","plainTextFormattedCitation":"(Data 2021)","previouslyFormattedCitation":"(Data 2021)"},"properties":{"noteIndex":0},"schema":"https://github.com/citation-style-language/schema/raw/master/csl-citation.json"}</w:instrText>
      </w:r>
      <w:r w:rsidR="00E5701F" w:rsidRPr="00BA7E40">
        <w:rPr>
          <w:rFonts w:ascii="Times New Roman" w:hAnsi="Times New Roman" w:cs="Times New Roman"/>
          <w:color w:val="000000"/>
        </w:rPr>
        <w:fldChar w:fldCharType="separate"/>
      </w:r>
      <w:r w:rsidR="00FD6347" w:rsidRPr="00FD6347">
        <w:rPr>
          <w:rFonts w:ascii="Times New Roman" w:hAnsi="Times New Roman" w:cs="Times New Roman"/>
          <w:noProof/>
          <w:color w:val="000000"/>
        </w:rPr>
        <w:t>(Data 2021)</w:t>
      </w:r>
      <w:r w:rsidR="00E5701F" w:rsidRPr="00BA7E40">
        <w:rPr>
          <w:rFonts w:ascii="Times New Roman" w:hAnsi="Times New Roman" w:cs="Times New Roman"/>
          <w:color w:val="000000"/>
        </w:rPr>
        <w:fldChar w:fldCharType="end"/>
      </w:r>
      <w:r w:rsidR="00C112AE" w:rsidRPr="00BA7E40">
        <w:rPr>
          <w:rFonts w:ascii="Times New Roman" w:hAnsi="Times New Roman" w:cs="Times New Roman"/>
          <w:color w:val="000000"/>
        </w:rPr>
        <w:t xml:space="preserve"> to explain the variation of COVID-19 </w:t>
      </w:r>
      <w:proofErr w:type="spellStart"/>
      <w:r w:rsidR="00C112AE" w:rsidRPr="00BA7E40">
        <w:rPr>
          <w:rFonts w:ascii="Times New Roman" w:hAnsi="Times New Roman" w:cs="Times New Roman"/>
          <w:color w:val="000000"/>
        </w:rPr>
        <w:t>r</w:t>
      </w:r>
      <w:r w:rsidR="00C112AE" w:rsidRPr="00BA7E40">
        <w:rPr>
          <w:rFonts w:ascii="Times New Roman" w:hAnsi="Times New Roman" w:cs="Times New Roman"/>
          <w:bCs/>
          <w:color w:val="000000"/>
        </w:rPr>
        <w:t>CFR</w:t>
      </w:r>
      <w:proofErr w:type="spellEnd"/>
      <w:r w:rsidR="00C112AE" w:rsidRPr="00BA7E40">
        <w:rPr>
          <w:rFonts w:ascii="Times New Roman" w:hAnsi="Times New Roman" w:cs="Times New Roman"/>
          <w:color w:val="000000"/>
        </w:rPr>
        <w:t xml:space="preserve">. </w:t>
      </w:r>
      <w:r w:rsidR="00266C05">
        <w:rPr>
          <w:rFonts w:ascii="Times New Roman" w:hAnsi="Times New Roman" w:cs="Times New Roman"/>
          <w:color w:val="000000"/>
        </w:rPr>
        <w:t xml:space="preserve">We used </w:t>
      </w:r>
      <w:r w:rsidR="00266C05" w:rsidRPr="00BA7E40">
        <w:rPr>
          <w:rFonts w:ascii="Times New Roman" w:hAnsi="Times New Roman" w:cs="Times New Roman"/>
          <w:color w:val="000000"/>
        </w:rPr>
        <w:t xml:space="preserve">Stringency Index (SI) </w:t>
      </w:r>
      <w:r w:rsidR="00266C05">
        <w:rPr>
          <w:rFonts w:ascii="Times New Roman" w:hAnsi="Times New Roman" w:cs="Times New Roman"/>
          <w:color w:val="000000"/>
        </w:rPr>
        <w:t xml:space="preserve"> from t</w:t>
      </w:r>
      <w:r w:rsidR="00C112AE" w:rsidRPr="00BA7E40">
        <w:rPr>
          <w:rFonts w:ascii="Times New Roman" w:hAnsi="Times New Roman" w:cs="Times New Roman"/>
          <w:color w:val="000000"/>
        </w:rPr>
        <w:t>he O</w:t>
      </w:r>
      <w:r w:rsidR="00502710" w:rsidRPr="00BA7E40">
        <w:rPr>
          <w:rFonts w:ascii="Times New Roman" w:hAnsi="Times New Roman" w:cs="Times New Roman"/>
          <w:color w:val="000000"/>
        </w:rPr>
        <w:t xml:space="preserve">xford </w:t>
      </w:r>
      <w:r w:rsidR="00C112AE" w:rsidRPr="00BA7E40">
        <w:rPr>
          <w:rFonts w:ascii="Times New Roman" w:hAnsi="Times New Roman" w:cs="Times New Roman"/>
          <w:color w:val="000000"/>
        </w:rPr>
        <w:t>C</w:t>
      </w:r>
      <w:r w:rsidR="00502710" w:rsidRPr="00BA7E40">
        <w:rPr>
          <w:rFonts w:ascii="Times New Roman" w:hAnsi="Times New Roman" w:cs="Times New Roman"/>
          <w:color w:val="000000"/>
        </w:rPr>
        <w:t xml:space="preserve">OVID-19 </w:t>
      </w:r>
      <w:r w:rsidR="00C112AE" w:rsidRPr="00BA7E40">
        <w:rPr>
          <w:rFonts w:ascii="Times New Roman" w:hAnsi="Times New Roman" w:cs="Times New Roman"/>
          <w:color w:val="000000"/>
        </w:rPr>
        <w:t>G</w:t>
      </w:r>
      <w:r w:rsidR="00502710" w:rsidRPr="00BA7E40">
        <w:rPr>
          <w:rFonts w:ascii="Times New Roman" w:hAnsi="Times New Roman" w:cs="Times New Roman"/>
          <w:color w:val="000000"/>
        </w:rPr>
        <w:t xml:space="preserve">overnment </w:t>
      </w:r>
      <w:r w:rsidR="00C112AE" w:rsidRPr="00BA7E40">
        <w:rPr>
          <w:rFonts w:ascii="Times New Roman" w:hAnsi="Times New Roman" w:cs="Times New Roman"/>
          <w:color w:val="000000"/>
        </w:rPr>
        <w:t>R</w:t>
      </w:r>
      <w:r w:rsidR="00502710" w:rsidRPr="00BA7E40">
        <w:rPr>
          <w:rFonts w:ascii="Times New Roman" w:hAnsi="Times New Roman" w:cs="Times New Roman"/>
          <w:color w:val="000000"/>
        </w:rPr>
        <w:t xml:space="preserve">esponse </w:t>
      </w:r>
      <w:r w:rsidR="00C112AE" w:rsidRPr="00BA7E40">
        <w:rPr>
          <w:rFonts w:ascii="Times New Roman" w:hAnsi="Times New Roman" w:cs="Times New Roman"/>
          <w:color w:val="000000"/>
        </w:rPr>
        <w:t>T</w:t>
      </w:r>
      <w:r w:rsidR="00502710" w:rsidRPr="00BA7E40">
        <w:rPr>
          <w:rFonts w:ascii="Times New Roman" w:hAnsi="Times New Roman" w:cs="Times New Roman"/>
          <w:color w:val="000000"/>
        </w:rPr>
        <w:t>racker</w:t>
      </w:r>
      <w:r w:rsidR="00266C05">
        <w:rPr>
          <w:rFonts w:ascii="Times New Roman" w:hAnsi="Times New Roman" w:cs="Times New Roman"/>
          <w:color w:val="000000"/>
        </w:rPr>
        <w:t xml:space="preserve">. </w:t>
      </w:r>
      <w:r w:rsidR="008D34D1" w:rsidRPr="00BA7E40">
        <w:rPr>
          <w:rFonts w:ascii="Times New Roman" w:hAnsi="Times New Roman" w:cs="Times New Roman"/>
          <w:color w:val="000000"/>
        </w:rPr>
        <w:fldChar w:fldCharType="begin" w:fldLock="1"/>
      </w:r>
      <w:r w:rsidR="00FD6347">
        <w:rPr>
          <w:rFonts w:ascii="Times New Roman" w:hAnsi="Times New Roman" w:cs="Times New Roman"/>
          <w:color w:val="000000"/>
        </w:rPr>
        <w:instrText>ADDIN CSL_CITATION {"citationItems":[{"id":"ITEM-1","itemData":{"author":[{"dropping-particle":"","family":"Oxford COVID-19 Government Response Tracker","given":"","non-dropping-particle":"","parse-names":false,"suffix":""}],"id":"ITEM-1","issued":{"date-parts":[["2020"]]},"publisher-place":"Oxford","title":"Calculation and presentation of the Stringency Index 4.0 28 April 2020","type":"report"},"uris":["http://www.mendeley.com/documents/?uuid=2702b868-0cfa-4746-9f62-26cde2cf8629"]}],"mendeley":{"formattedCitation":"(Oxford COVID-19 Government Response Tracker 2020)","plainTextFormattedCitation":"(Oxford COVID-19 Government Response Tracker 2020)","previouslyFormattedCitation":"(Oxford COVID-19 Government Response Tracker 2020)"},"properties":{"noteIndex":0},"schema":"https://github.com/citation-style-language/schema/raw/master/csl-citation.json"}</w:instrText>
      </w:r>
      <w:r w:rsidR="008D34D1" w:rsidRPr="00BA7E40">
        <w:rPr>
          <w:rFonts w:ascii="Times New Roman" w:hAnsi="Times New Roman" w:cs="Times New Roman"/>
          <w:color w:val="000000"/>
        </w:rPr>
        <w:fldChar w:fldCharType="separate"/>
      </w:r>
      <w:r w:rsidR="00FD6347" w:rsidRPr="00FD6347">
        <w:rPr>
          <w:rFonts w:ascii="Times New Roman" w:hAnsi="Times New Roman" w:cs="Times New Roman"/>
          <w:noProof/>
          <w:color w:val="000000"/>
        </w:rPr>
        <w:t>(Oxford COVID-19 Government Response Tracker 2020)</w:t>
      </w:r>
      <w:r w:rsidR="008D34D1" w:rsidRPr="00BA7E40">
        <w:rPr>
          <w:rFonts w:ascii="Times New Roman" w:hAnsi="Times New Roman" w:cs="Times New Roman"/>
          <w:color w:val="000000"/>
        </w:rPr>
        <w:fldChar w:fldCharType="end"/>
      </w:r>
      <w:r w:rsidR="00C112AE" w:rsidRPr="00BA7E40">
        <w:rPr>
          <w:rFonts w:ascii="Times New Roman" w:hAnsi="Times New Roman" w:cs="Times New Roman"/>
          <w:color w:val="000000"/>
        </w:rPr>
        <w:t xml:space="preserve">. </w:t>
      </w:r>
    </w:p>
    <w:p w14:paraId="0EC81A42" w14:textId="77777777" w:rsidR="009D6806" w:rsidRPr="00BA7E40" w:rsidRDefault="009D6806" w:rsidP="00E8439F">
      <w:pPr>
        <w:spacing w:after="0" w:line="480" w:lineRule="auto"/>
        <w:rPr>
          <w:rFonts w:ascii="Times New Roman" w:hAnsi="Times New Roman" w:cs="Times New Roman"/>
          <w:b/>
          <w:bCs/>
        </w:rPr>
      </w:pPr>
    </w:p>
    <w:p w14:paraId="2BDB7376" w14:textId="3DEB8131" w:rsidR="009D6806" w:rsidRPr="00BA7E40" w:rsidRDefault="009D6806" w:rsidP="00E8439F">
      <w:pPr>
        <w:spacing w:after="0" w:line="480" w:lineRule="auto"/>
        <w:rPr>
          <w:rFonts w:ascii="Times New Roman" w:hAnsi="Times New Roman" w:cs="Times New Roman"/>
          <w:b/>
          <w:bCs/>
        </w:rPr>
      </w:pPr>
      <w:r w:rsidRPr="00BA7E40">
        <w:rPr>
          <w:rFonts w:ascii="Times New Roman" w:hAnsi="Times New Roman" w:cs="Times New Roman"/>
          <w:b/>
          <w:bCs/>
        </w:rPr>
        <w:t>Empirical evaluation</w:t>
      </w:r>
    </w:p>
    <w:p w14:paraId="1CE95195" w14:textId="16563B9D" w:rsidR="009D6806" w:rsidRPr="00BA7E40" w:rsidRDefault="00D24C54" w:rsidP="00E8439F">
      <w:pPr>
        <w:spacing w:after="0" w:line="480" w:lineRule="auto"/>
        <w:rPr>
          <w:rFonts w:ascii="Times New Roman" w:hAnsi="Times New Roman" w:cs="Times New Roman"/>
          <w:bCs/>
          <w:color w:val="000000"/>
        </w:rPr>
      </w:pPr>
      <w:r>
        <w:rPr>
          <w:rFonts w:ascii="Times New Roman" w:hAnsi="Times New Roman" w:cs="Times New Roman"/>
          <w:bCs/>
          <w:color w:val="000000"/>
        </w:rPr>
        <w:t>We assessed t</w:t>
      </w:r>
      <w:r w:rsidR="009D6806" w:rsidRPr="00BA7E40">
        <w:rPr>
          <w:rFonts w:ascii="Times New Roman" w:hAnsi="Times New Roman" w:cs="Times New Roman"/>
          <w:bCs/>
          <w:color w:val="000000"/>
        </w:rPr>
        <w:t xml:space="preserve">he ARIMA and Prophet models </w:t>
      </w:r>
      <w:r>
        <w:rPr>
          <w:rFonts w:ascii="Times New Roman" w:hAnsi="Times New Roman" w:cs="Times New Roman"/>
          <w:bCs/>
          <w:color w:val="000000"/>
        </w:rPr>
        <w:t xml:space="preserve">by </w:t>
      </w:r>
      <w:r w:rsidR="009D6806" w:rsidRPr="00BA7E40">
        <w:rPr>
          <w:rFonts w:ascii="Times New Roman" w:hAnsi="Times New Roman" w:cs="Times New Roman"/>
          <w:bCs/>
          <w:color w:val="000000"/>
        </w:rPr>
        <w:t xml:space="preserve">comparing their results to benchmarks </w:t>
      </w:r>
      <w:r>
        <w:rPr>
          <w:rFonts w:ascii="Times New Roman" w:hAnsi="Times New Roman" w:cs="Times New Roman"/>
          <w:bCs/>
          <w:color w:val="000000"/>
        </w:rPr>
        <w:t xml:space="preserve">model, the SES </w:t>
      </w:r>
      <w:r w:rsidR="009D6806" w:rsidRPr="00BA7E40">
        <w:rPr>
          <w:rFonts w:ascii="Times New Roman" w:hAnsi="Times New Roman" w:cs="Times New Roman"/>
          <w:bCs/>
          <w:color w:val="000000"/>
        </w:rPr>
        <w:fldChar w:fldCharType="begin" w:fldLock="1"/>
      </w:r>
      <w:r w:rsidR="00FD6347">
        <w:rPr>
          <w:rFonts w:ascii="Times New Roman" w:hAnsi="Times New Roman" w:cs="Times New Roman"/>
          <w:bCs/>
          <w:color w:val="000000"/>
        </w:rPr>
        <w:instrText>ADDIN CSL_CITATION {"citationItems":[{"id":"ITEM-1","itemData":{"DOI":"10.1016/j.ijpe.2015.09.011","ISSN":"09255273","abstract":"Demand forecasting is central to decision making and operations in organisations. As the volume of forecasts increases, for example due to an increased product customisation that leads to more SKUs being traded, or a reduction in the length of the forecasting cycle, there is a pressing need for reliable automated forecasting. Conventionally, companies rely on a statistical baseline forecast that captures only past demand patterns, which is subsequently adjusted by human experts to incorporate additional information such as promotions. Although there is evidence that such process adds value to forecasting, it is questionable how much it can scale up, due to the human element. Instead, in the literature it has been proposed to enhance the baseline forecasts with external well-structured information, such as the promotional plan of the company, and let experts focus on the less structured information, thus reducing their workload and allowing them to focus where they can add most value. This change in forecasting support systems requires reliable multivariate forecasting models that can be automated, accurate and robust. This paper proposes an extension of the recently proposed Multiple Aggregation Prediction Algorithm (MAPA), which uses temporal aggregation to improve upon the established exponential smoothing family of methods. MAPA is attractive as it has been found to increase both the accuracy and robustness of exponential smoothing. The extended multivariate MAPA is evaluated against established benchmarks in modelling a number of heavily promoted products and is found to perform well in terms of forecast bias and accuracy. Furthermore, we demonstrate that modelling time series using multiple temporal aggregation levels makes the final forecast robust to model mis-specification.","author":[{"dropping-particle":"","family":"Kourentzes","given":"Nikolaos","non-dropping-particle":"","parse-names":false,"suffix":""},{"dropping-particle":"","family":"Petropoulos","given":"Fotios","non-dropping-particle":"","parse-names":false,"suffix":""}],"container-title":"International Journal of Production Economics","id":"ITEM-1","issued":{"date-parts":[["2016","11"]]},"page":"145-153","publisher":"Elsevier B.V.","title":"Forecasting with multivariate temporal aggregation: The case of promotional modelling","type":"article-journal","volume":"181"},"uris":["http://www.mendeley.com/documents/?uuid=993c8ef3-a04a-32a7-baa9-54c0f1201632","http://www.mendeley.com/documents/?uuid=866db48b-5fbc-47ae-95b6-774947375c88"]}],"mendeley":{"formattedCitation":"(Kourentzes and Petropoulos 2016)","plainTextFormattedCitation":"(Kourentzes and Petropoulos 2016)","previouslyFormattedCitation":"(Kourentzes and Petropoulos 2016)"},"properties":{"noteIndex":0},"schema":"https://github.com/citation-style-language/schema/raw/master/csl-citation.json"}</w:instrText>
      </w:r>
      <w:r w:rsidR="009D6806" w:rsidRPr="00BA7E40">
        <w:rPr>
          <w:rFonts w:ascii="Times New Roman" w:hAnsi="Times New Roman" w:cs="Times New Roman"/>
          <w:bCs/>
          <w:color w:val="000000"/>
        </w:rPr>
        <w:fldChar w:fldCharType="separate"/>
      </w:r>
      <w:r w:rsidR="00FD6347" w:rsidRPr="00FD6347">
        <w:rPr>
          <w:rFonts w:ascii="Times New Roman" w:hAnsi="Times New Roman" w:cs="Times New Roman"/>
          <w:bCs/>
          <w:noProof/>
          <w:color w:val="000000"/>
        </w:rPr>
        <w:t>(Kourentzes and Petropoulos 2016)</w:t>
      </w:r>
      <w:r w:rsidR="009D6806" w:rsidRPr="00BA7E40">
        <w:rPr>
          <w:rFonts w:ascii="Times New Roman" w:hAnsi="Times New Roman" w:cs="Times New Roman"/>
          <w:bCs/>
          <w:color w:val="000000"/>
        </w:rPr>
        <w:fldChar w:fldCharType="end"/>
      </w:r>
      <w:r w:rsidR="00D208BD" w:rsidRPr="00BA7E40">
        <w:rPr>
          <w:rFonts w:ascii="Times New Roman" w:hAnsi="Times New Roman" w:cs="Times New Roman"/>
          <w:bCs/>
          <w:color w:val="000000"/>
        </w:rPr>
        <w:t xml:space="preserve">. </w:t>
      </w:r>
      <w:r w:rsidR="009D6806" w:rsidRPr="00BA7E40">
        <w:rPr>
          <w:rFonts w:ascii="Times New Roman" w:hAnsi="Times New Roman" w:cs="Times New Roman"/>
          <w:bCs/>
          <w:color w:val="000000"/>
        </w:rPr>
        <w:t xml:space="preserve">The SES also allows the most appropriate non-seasonal model for each series, allowing for any kind of error or trend component.  </w:t>
      </w:r>
      <w:r w:rsidR="00344D20">
        <w:rPr>
          <w:rFonts w:ascii="Times New Roman" w:hAnsi="Times New Roman" w:cs="Times New Roman"/>
          <w:bCs/>
          <w:color w:val="000000"/>
        </w:rPr>
        <w:t>W</w:t>
      </w:r>
      <w:r w:rsidR="009D6806" w:rsidRPr="00BA7E40">
        <w:rPr>
          <w:rFonts w:ascii="Times New Roman" w:hAnsi="Times New Roman" w:cs="Times New Roman"/>
          <w:bCs/>
          <w:color w:val="000000"/>
        </w:rPr>
        <w:t>e</w:t>
      </w:r>
      <w:r w:rsidR="00344D20">
        <w:rPr>
          <w:rFonts w:ascii="Times New Roman" w:hAnsi="Times New Roman" w:cs="Times New Roman"/>
          <w:bCs/>
          <w:color w:val="000000"/>
        </w:rPr>
        <w:t>, then,</w:t>
      </w:r>
      <w:r w:rsidR="009D6806" w:rsidRPr="00BA7E40">
        <w:rPr>
          <w:rFonts w:ascii="Times New Roman" w:hAnsi="Times New Roman" w:cs="Times New Roman"/>
          <w:bCs/>
          <w:color w:val="000000"/>
        </w:rPr>
        <w:t xml:space="preserve"> analyse</w:t>
      </w:r>
      <w:r w:rsidR="00094B06">
        <w:rPr>
          <w:rFonts w:ascii="Times New Roman" w:hAnsi="Times New Roman" w:cs="Times New Roman"/>
          <w:bCs/>
          <w:color w:val="000000"/>
        </w:rPr>
        <w:t>d</w:t>
      </w:r>
      <w:r w:rsidR="009D6806" w:rsidRPr="00BA7E40">
        <w:rPr>
          <w:rFonts w:ascii="Times New Roman" w:hAnsi="Times New Roman" w:cs="Times New Roman"/>
          <w:bCs/>
          <w:color w:val="000000"/>
        </w:rPr>
        <w:t xml:space="preserve"> and compare</w:t>
      </w:r>
      <w:r w:rsidR="00344D20">
        <w:rPr>
          <w:rFonts w:ascii="Times New Roman" w:hAnsi="Times New Roman" w:cs="Times New Roman"/>
          <w:bCs/>
          <w:color w:val="000000"/>
        </w:rPr>
        <w:t>d</w:t>
      </w:r>
      <w:r w:rsidR="009D6806" w:rsidRPr="00BA7E40">
        <w:rPr>
          <w:rFonts w:ascii="Times New Roman" w:hAnsi="Times New Roman" w:cs="Times New Roman"/>
          <w:bCs/>
          <w:color w:val="000000"/>
        </w:rPr>
        <w:t xml:space="preserve"> the performance of the time series models with some of the commonly used measures to </w:t>
      </w:r>
      <w:r w:rsidR="009D6806" w:rsidRPr="00BA7E40">
        <w:rPr>
          <w:rFonts w:ascii="Times New Roman" w:hAnsi="Times New Roman" w:cs="Times New Roman"/>
          <w:bCs/>
          <w:color w:val="000000"/>
        </w:rPr>
        <w:lastRenderedPageBreak/>
        <w:t>evaluate the prediction significance including coefficient of determination (</w:t>
      </w:r>
      <w:r w:rsidR="009D6806" w:rsidRPr="00E019AA">
        <w:rPr>
          <w:rFonts w:ascii="Times New Roman" w:hAnsi="Times New Roman" w:cs="Times New Roman"/>
          <w:bCs/>
          <w:i/>
          <w:iCs/>
          <w:color w:val="000000"/>
        </w:rPr>
        <w:t>R</w:t>
      </w:r>
      <w:r w:rsidR="009D6806" w:rsidRPr="00E019AA">
        <w:rPr>
          <w:rFonts w:ascii="Times New Roman" w:hAnsi="Times New Roman" w:cs="Times New Roman"/>
          <w:bCs/>
          <w:i/>
          <w:iCs/>
          <w:color w:val="000000"/>
          <w:vertAlign w:val="superscript"/>
        </w:rPr>
        <w:t>2</w:t>
      </w:r>
      <w:r w:rsidR="009D6806" w:rsidRPr="00BA7E40">
        <w:rPr>
          <w:rFonts w:ascii="Times New Roman" w:hAnsi="Times New Roman" w:cs="Times New Roman"/>
          <w:bCs/>
          <w:color w:val="000000"/>
        </w:rPr>
        <w:t>), root mean square error (RMSE), and mean absolute error (MAE).</w:t>
      </w:r>
    </w:p>
    <w:p w14:paraId="0C33BCA0" w14:textId="77777777" w:rsidR="00C112AE" w:rsidRPr="00BA7E40" w:rsidRDefault="00C112AE" w:rsidP="00E8439F">
      <w:pPr>
        <w:spacing w:after="0" w:line="480" w:lineRule="auto"/>
        <w:rPr>
          <w:rFonts w:ascii="Times New Roman" w:hAnsi="Times New Roman" w:cs="Times New Roman"/>
          <w:b/>
          <w:color w:val="1C1C1C"/>
          <w:shd w:val="clear" w:color="auto" w:fill="FFFFFF"/>
        </w:rPr>
      </w:pPr>
    </w:p>
    <w:p w14:paraId="0DED9B85" w14:textId="77777777" w:rsidR="00C112AE" w:rsidRPr="00BA7E40" w:rsidRDefault="00C112AE" w:rsidP="00E8439F">
      <w:pPr>
        <w:spacing w:after="0" w:line="480" w:lineRule="auto"/>
        <w:rPr>
          <w:rFonts w:ascii="Times New Roman" w:hAnsi="Times New Roman" w:cs="Times New Roman"/>
          <w:b/>
          <w:color w:val="1C1C1C"/>
          <w:shd w:val="clear" w:color="auto" w:fill="FFFFFF"/>
        </w:rPr>
      </w:pPr>
      <w:r w:rsidRPr="00BA7E40">
        <w:rPr>
          <w:rFonts w:ascii="Times New Roman" w:hAnsi="Times New Roman" w:cs="Times New Roman"/>
          <w:b/>
        </w:rPr>
        <w:t xml:space="preserve">Generalized Linear Mixed Models </w:t>
      </w:r>
    </w:p>
    <w:p w14:paraId="7780F3BF" w14:textId="2C3501C3" w:rsidR="002E3DB2" w:rsidRPr="00A3671D" w:rsidRDefault="008C254B" w:rsidP="001D440E">
      <w:pPr>
        <w:spacing w:after="0" w:line="480" w:lineRule="auto"/>
        <w:rPr>
          <w:rFonts w:ascii="Times New Roman" w:hAnsi="Times New Roman" w:cs="Times New Roman"/>
          <w:color w:val="000000"/>
        </w:rPr>
      </w:pPr>
      <w:r>
        <w:rPr>
          <w:rFonts w:ascii="Times New Roman" w:hAnsi="Times New Roman" w:cs="Times New Roman"/>
          <w:color w:val="000000"/>
        </w:rPr>
        <w:t>W</w:t>
      </w:r>
      <w:r w:rsidRPr="00BA7E40">
        <w:rPr>
          <w:rFonts w:ascii="Times New Roman" w:hAnsi="Times New Roman" w:cs="Times New Roman"/>
          <w:color w:val="000000"/>
        </w:rPr>
        <w:t xml:space="preserve">e developed </w:t>
      </w:r>
      <w:r>
        <w:rPr>
          <w:rFonts w:ascii="Times New Roman" w:hAnsi="Times New Roman" w:cs="Times New Roman"/>
          <w:color w:val="000000"/>
        </w:rPr>
        <w:t xml:space="preserve">a </w:t>
      </w:r>
      <w:r w:rsidRPr="00BA7E40">
        <w:rPr>
          <w:rFonts w:ascii="Times New Roman" w:hAnsi="Times New Roman" w:cs="Times New Roman"/>
          <w:color w:val="000000"/>
        </w:rPr>
        <w:t>generalized linear mixed model (GLMM) with beta distribution to identify whether the explanatory variables</w:t>
      </w:r>
      <w:r>
        <w:rPr>
          <w:rFonts w:ascii="Times New Roman" w:hAnsi="Times New Roman" w:cs="Times New Roman"/>
          <w:color w:val="000000"/>
        </w:rPr>
        <w:t xml:space="preserve"> </w:t>
      </w:r>
      <w:r w:rsidRPr="00BA7E40">
        <w:rPr>
          <w:rFonts w:ascii="Times New Roman" w:hAnsi="Times New Roman" w:cs="Times New Roman"/>
          <w:color w:val="000000"/>
        </w:rPr>
        <w:t xml:space="preserve">have any relationship </w:t>
      </w:r>
      <w:r>
        <w:rPr>
          <w:rFonts w:ascii="Times New Roman" w:hAnsi="Times New Roman" w:cs="Times New Roman"/>
          <w:color w:val="000000"/>
        </w:rPr>
        <w:t>with</w:t>
      </w:r>
      <w:r w:rsidRPr="00BA7E40">
        <w:rPr>
          <w:rFonts w:ascii="Times New Roman" w:hAnsi="Times New Roman" w:cs="Times New Roman"/>
          <w:color w:val="000000"/>
        </w:rPr>
        <w:t xml:space="preserve"> the country’s </w:t>
      </w:r>
      <w:proofErr w:type="spellStart"/>
      <w:r w:rsidRPr="00BA7E40">
        <w:rPr>
          <w:rFonts w:ascii="Times New Roman" w:hAnsi="Times New Roman" w:cs="Times New Roman"/>
          <w:color w:val="000000"/>
        </w:rPr>
        <w:t>rCFR</w:t>
      </w:r>
      <w:proofErr w:type="spellEnd"/>
      <w:r w:rsidRPr="00BA7E40">
        <w:rPr>
          <w:rFonts w:ascii="Times New Roman" w:hAnsi="Times New Roman" w:cs="Times New Roman"/>
          <w:color w:val="000000"/>
        </w:rPr>
        <w:t xml:space="preserve"> of COVID-19</w:t>
      </w:r>
      <w:r>
        <w:rPr>
          <w:rFonts w:ascii="Times New Roman" w:hAnsi="Times New Roman" w:cs="Times New Roman"/>
          <w:color w:val="000000"/>
        </w:rPr>
        <w:t xml:space="preserve"> and excess mortality</w:t>
      </w:r>
      <w:r w:rsidRPr="00BA7E40">
        <w:rPr>
          <w:rFonts w:ascii="Times New Roman" w:hAnsi="Times New Roman" w:cs="Times New Roman"/>
          <w:color w:val="000000"/>
        </w:rPr>
        <w:t xml:space="preserve">. </w:t>
      </w:r>
      <w:r>
        <w:rPr>
          <w:rFonts w:ascii="Times New Roman" w:hAnsi="Times New Roman" w:cs="Times New Roman"/>
        </w:rPr>
        <w:t>The GLMM</w:t>
      </w:r>
      <w:r w:rsidR="00C112AE" w:rsidRPr="00BA7E40">
        <w:rPr>
          <w:rFonts w:ascii="Times New Roman" w:hAnsi="Times New Roman" w:cs="Times New Roman"/>
        </w:rPr>
        <w:t xml:space="preserve"> is an extension of the </w:t>
      </w:r>
      <w:r w:rsidR="00296C70" w:rsidRPr="00BA7E40">
        <w:rPr>
          <w:rFonts w:ascii="Times New Roman" w:hAnsi="Times New Roman" w:cs="Times New Roman"/>
        </w:rPr>
        <w:t>Generalized Linear Models (</w:t>
      </w:r>
      <w:r w:rsidR="00C112AE" w:rsidRPr="00BA7E40">
        <w:rPr>
          <w:rFonts w:ascii="Times New Roman" w:hAnsi="Times New Roman" w:cs="Times New Roman"/>
        </w:rPr>
        <w:t>GLM</w:t>
      </w:r>
      <w:r w:rsidR="00296C70" w:rsidRPr="00BA7E40">
        <w:rPr>
          <w:rFonts w:ascii="Times New Roman" w:hAnsi="Times New Roman" w:cs="Times New Roman"/>
        </w:rPr>
        <w:t>)</w:t>
      </w:r>
      <w:r w:rsidR="00C112AE" w:rsidRPr="00BA7E40">
        <w:rPr>
          <w:rFonts w:ascii="Times New Roman" w:hAnsi="Times New Roman" w:cs="Times New Roman"/>
        </w:rPr>
        <w:t xml:space="preserve"> that allows the analysis of clustered categorical data, as in the case of repeated responses from different subjects</w:t>
      </w:r>
      <w:r w:rsidR="00FE6F82" w:rsidRPr="00BA7E40">
        <w:rPr>
          <w:rFonts w:ascii="Times New Roman" w:hAnsi="Times New Roman" w:cs="Times New Roman"/>
        </w:rPr>
        <w:t xml:space="preserve"> </w:t>
      </w:r>
      <w:r w:rsidR="00C112AE" w:rsidRPr="00BA7E40">
        <w:rPr>
          <w:rFonts w:ascii="Times New Roman" w:hAnsi="Times New Roman" w:cs="Times New Roman"/>
        </w:rPr>
        <w:fldChar w:fldCharType="begin" w:fldLock="1"/>
      </w:r>
      <w:r w:rsidR="00FD6347">
        <w:rPr>
          <w:rFonts w:ascii="Times New Roman" w:hAnsi="Times New Roman" w:cs="Times New Roman"/>
        </w:rPr>
        <w:instrText>ADDIN CSL_CITATION {"citationItems":[{"id":"ITEM-1","itemData":{"DOI":"10.7717/PEERJ.648","PMID":"25374787","abstract":"Longitudinal data with binary repeated responses are now widespread among clinical studies and standard statistical analysis methods have become inadequate in the answering of clinical hypotheses. Instead of such conventional approaches, statisticians have started proposing better techniques, such as the Generalized Estimating Equations (GEE) approach and Generalized LinearMixedModels (GLMM) technique. In this research, we undertook a comparative study of modeling binary repeated responses using an anesthesiology dataset which has 375 patient data with clinical variables.We modeled the relationship between hypotension and age, gender, surgical department, positions of patients during surgery, diastolic blood pressure, pulse, electrocardiography and doses of Marcain-heavy, chirocaine, fentanyl, and midazolam.Moreover, parameter estimates between the GEE and the GLMM were compared. The parameter estimates, except time-after,Marcain-Heavy, and Fentanyl from the GLMM, are larger than those from GEE. The standard errors from the GLMM are larger than those from GEE. GLMM appears to be more suitable approach than the GEE approach for the analysis hypotension during spinal anesthesia.","author":[{"dropping-particle":"","family":"Samur","given":"Anil Aktas","non-dropping-particle":"","parse-names":false,"suffix":""},{"dropping-particle":"","family":"Coskunfirat","given":"Nesil","non-dropping-particle":"","parse-names":false,"suffix":""},{"dropping-particle":"","family":"Saka","given":"Osman","non-dropping-particle":"","parse-names":false,"suffix":""}],"container-title":"PeerJ","id":"ITEM-1","issue":"1","issued":{"date-parts":[["2014"]]},"publisher":"PeerJ, Inc","title":"Comparison of predictor approaches for longitudinal binary outcomes: application to anesthesiology data","type":"article-journal","volume":"2"},"uris":["http://www.mendeley.com/documents/?uuid=2858d534-c46b-3534-9f4d-be7aa42589bf","http://www.mendeley.com/documents/?uuid=1b33d740-295d-4f43-8082-0c8a5d1e0cb4"]}],"mendeley":{"formattedCitation":"(Samur et al. 2014)","plainTextFormattedCitation":"(Samur et al. 2014)","previouslyFormattedCitation":"(Samur et al. 2014)"},"properties":{"noteIndex":0},"schema":"https://github.com/citation-style-language/schema/raw/master/csl-citation.json"}</w:instrText>
      </w:r>
      <w:r w:rsidR="00C112AE" w:rsidRPr="00BA7E40">
        <w:rPr>
          <w:rFonts w:ascii="Times New Roman" w:hAnsi="Times New Roman" w:cs="Times New Roman"/>
        </w:rPr>
        <w:fldChar w:fldCharType="separate"/>
      </w:r>
      <w:r w:rsidR="00FD6347" w:rsidRPr="00FD6347">
        <w:rPr>
          <w:rFonts w:ascii="Times New Roman" w:hAnsi="Times New Roman" w:cs="Times New Roman"/>
          <w:noProof/>
        </w:rPr>
        <w:t>(Samur et al. 2014)</w:t>
      </w:r>
      <w:r w:rsidR="00C112AE" w:rsidRPr="00BA7E40">
        <w:rPr>
          <w:rFonts w:ascii="Times New Roman" w:hAnsi="Times New Roman" w:cs="Times New Roman"/>
        </w:rPr>
        <w:fldChar w:fldCharType="end"/>
      </w:r>
      <w:r w:rsidR="00C112AE" w:rsidRPr="00BA7E40">
        <w:rPr>
          <w:rFonts w:ascii="Times New Roman" w:hAnsi="Times New Roman" w:cs="Times New Roman"/>
        </w:rPr>
        <w:t xml:space="preserve">. </w:t>
      </w:r>
      <w:r w:rsidR="0048372F">
        <w:rPr>
          <w:rFonts w:ascii="Times New Roman" w:hAnsi="Times New Roman" w:cs="Times New Roman"/>
        </w:rPr>
        <w:t xml:space="preserve">One of the </w:t>
      </w:r>
      <w:r w:rsidR="00A40C71">
        <w:rPr>
          <w:rFonts w:ascii="Times New Roman" w:hAnsi="Times New Roman" w:cs="Times New Roman"/>
        </w:rPr>
        <w:t>key</w:t>
      </w:r>
      <w:r w:rsidR="00C112AE" w:rsidRPr="00BA7E40">
        <w:rPr>
          <w:rFonts w:ascii="Times New Roman" w:hAnsi="Times New Roman" w:cs="Times New Roman"/>
        </w:rPr>
        <w:t xml:space="preserve"> advantage</w:t>
      </w:r>
      <w:r w:rsidR="00A40C71">
        <w:rPr>
          <w:rFonts w:ascii="Times New Roman" w:hAnsi="Times New Roman" w:cs="Times New Roman"/>
        </w:rPr>
        <w:t>s</w:t>
      </w:r>
      <w:r w:rsidR="00C112AE" w:rsidRPr="00BA7E40">
        <w:rPr>
          <w:rFonts w:ascii="Times New Roman" w:hAnsi="Times New Roman" w:cs="Times New Roman"/>
        </w:rPr>
        <w:t xml:space="preserve"> of GLMM is that it separates the levels of the models to account for the group effect nesting the </w:t>
      </w:r>
      <w:r w:rsidR="00F00482" w:rsidRPr="00BA7E40">
        <w:rPr>
          <w:rFonts w:ascii="Times New Roman" w:hAnsi="Times New Roman" w:cs="Times New Roman"/>
        </w:rPr>
        <w:t>lower-level</w:t>
      </w:r>
      <w:r w:rsidR="00C112AE" w:rsidRPr="00BA7E40">
        <w:rPr>
          <w:rFonts w:ascii="Times New Roman" w:hAnsi="Times New Roman" w:cs="Times New Roman"/>
        </w:rPr>
        <w:t xml:space="preserve"> observations. In this study, </w:t>
      </w:r>
      <w:r w:rsidR="00B16DEE">
        <w:rPr>
          <w:rFonts w:ascii="Times New Roman" w:hAnsi="Times New Roman" w:cs="Times New Roman"/>
        </w:rPr>
        <w:t>we have several observations within the variable ‘</w:t>
      </w:r>
      <w:r w:rsidR="00C112AE" w:rsidRPr="00BA7E40">
        <w:rPr>
          <w:rFonts w:ascii="Times New Roman" w:hAnsi="Times New Roman" w:cs="Times New Roman"/>
        </w:rPr>
        <w:t>locations</w:t>
      </w:r>
      <w:r w:rsidR="00B16DEE">
        <w:rPr>
          <w:rFonts w:ascii="Times New Roman" w:hAnsi="Times New Roman" w:cs="Times New Roman"/>
        </w:rPr>
        <w:t xml:space="preserve"> (country or territory)’</w:t>
      </w:r>
      <w:r w:rsidR="00C112AE" w:rsidRPr="00BA7E40">
        <w:rPr>
          <w:rFonts w:ascii="Times New Roman" w:hAnsi="Times New Roman" w:cs="Times New Roman"/>
        </w:rPr>
        <w:t>. While the location data are assumed to be time-invariant, the independent data are assumed to be universal over the whole study area</w:t>
      </w:r>
      <w:r w:rsidR="00187395">
        <w:rPr>
          <w:rFonts w:ascii="Times New Roman" w:hAnsi="Times New Roman" w:cs="Times New Roman"/>
        </w:rPr>
        <w:t xml:space="preserve"> </w:t>
      </w:r>
      <w:r w:rsidR="00C112AE" w:rsidRPr="00BA7E40">
        <w:rPr>
          <w:rFonts w:ascii="Times New Roman" w:hAnsi="Times New Roman" w:cs="Times New Roman"/>
        </w:rPr>
        <w:t xml:space="preserve">at a certain time point. The model describes </w:t>
      </w:r>
      <w:r w:rsidR="00847271">
        <w:rPr>
          <w:rFonts w:ascii="Times New Roman" w:hAnsi="Times New Roman" w:cs="Times New Roman"/>
        </w:rPr>
        <w:t xml:space="preserve">a </w:t>
      </w:r>
      <w:r w:rsidR="00C112AE" w:rsidRPr="00BA7E40">
        <w:rPr>
          <w:rFonts w:ascii="Times New Roman" w:hAnsi="Times New Roman" w:cs="Times New Roman"/>
        </w:rPr>
        <w:t xml:space="preserve">beta distribution family that has a logit link. </w:t>
      </w:r>
    </w:p>
    <w:p w14:paraId="45F0AFF1" w14:textId="315890D4" w:rsidR="008C254B" w:rsidRDefault="008C254B" w:rsidP="001D440E">
      <w:pPr>
        <w:spacing w:after="0" w:line="480" w:lineRule="auto"/>
        <w:rPr>
          <w:rFonts w:ascii="Times New Roman" w:hAnsi="Times New Roman" w:cs="Times New Roman"/>
        </w:rPr>
      </w:pPr>
    </w:p>
    <w:p w14:paraId="7E36C82F" w14:textId="77777777" w:rsidR="008C254B" w:rsidRPr="0082799F" w:rsidRDefault="008C254B" w:rsidP="008C254B">
      <w:pPr>
        <w:spacing w:after="0" w:line="480" w:lineRule="auto"/>
        <w:rPr>
          <w:rFonts w:ascii="Times New Roman" w:hAnsi="Times New Roman" w:cs="Times New Roman"/>
          <w:color w:val="000000"/>
          <w:shd w:val="clear" w:color="auto" w:fill="FFFFFF"/>
        </w:rPr>
      </w:pPr>
      <w:r w:rsidRPr="001D440E">
        <w:rPr>
          <w:rFonts w:ascii="Times New Roman" w:hAnsi="Times New Roman" w:cs="Times New Roman"/>
        </w:rPr>
        <w:t>A</w:t>
      </w:r>
      <w:r>
        <w:rPr>
          <w:rFonts w:ascii="Times New Roman" w:hAnsi="Times New Roman" w:cs="Times New Roman"/>
        </w:rPr>
        <w:t xml:space="preserve">lthough we have selected variables carefully and kept consistency with our previous publications on the subject </w:t>
      </w:r>
      <w:r>
        <w:rPr>
          <w:rFonts w:ascii="Times New Roman" w:hAnsi="Times New Roman" w:cs="Times New Roman"/>
        </w:rPr>
        <w:fldChar w:fldCharType="begin" w:fldLock="1"/>
      </w:r>
      <w:r>
        <w:rPr>
          <w:rFonts w:ascii="Times New Roman" w:hAnsi="Times New Roman" w:cs="Times New Roman"/>
        </w:rPr>
        <w:instrText>ADDIN CSL_CITATION {"citationItems":[{"id":"ITEM-1","itemData":{"DOI":"10.4269/ajtmh.20-1496","ISSN":"1476-1645","PMID":"33882025","abstract":"The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hygiene","id":"ITEM-1","issue":"6","issued":{"date-parts":[["2021","4","21"]]},"page":"2176-2184","title":"The Global Case-Fatality Rate of COVID-19 Has Been Declining Since May 2020.","type":"article-journal","volume":"104"},"uris":["http://www.mendeley.com/documents/?uuid=2398d37f-d2e3-41d2-a4db-2640d59b8c03"]}],"mendeley":{"formattedCitation":"(Hasan et al. 2021)","plainTextFormattedCitation":"(Hasan et al. 2021)","previouslyFormattedCitation":"(Hasan et al. 2021)"},"properties":{"noteIndex":0},"schema":"https://github.com/citation-style-language/schema/raw/master/csl-citation.json"}</w:instrText>
      </w:r>
      <w:r>
        <w:rPr>
          <w:rFonts w:ascii="Times New Roman" w:hAnsi="Times New Roman" w:cs="Times New Roman"/>
        </w:rPr>
        <w:fldChar w:fldCharType="separate"/>
      </w:r>
      <w:r w:rsidRPr="00FD6347">
        <w:rPr>
          <w:rFonts w:ascii="Times New Roman" w:hAnsi="Times New Roman" w:cs="Times New Roman"/>
          <w:noProof/>
        </w:rPr>
        <w:t>(Hasan et al. 2021)</w:t>
      </w:r>
      <w:r>
        <w:rPr>
          <w:rFonts w:ascii="Times New Roman" w:hAnsi="Times New Roman" w:cs="Times New Roman"/>
        </w:rPr>
        <w:fldChar w:fldCharType="end"/>
      </w:r>
      <w:r w:rsidRPr="001D440E">
        <w:rPr>
          <w:rFonts w:ascii="Times New Roman" w:hAnsi="Times New Roman" w:cs="Times New Roman"/>
        </w:rPr>
        <w:t xml:space="preserve">, we </w:t>
      </w:r>
      <w:r>
        <w:rPr>
          <w:rFonts w:ascii="Times New Roman" w:hAnsi="Times New Roman" w:cs="Times New Roman"/>
        </w:rPr>
        <w:t>were</w:t>
      </w:r>
      <w:r w:rsidRPr="001D440E">
        <w:rPr>
          <w:rFonts w:ascii="Times New Roman" w:hAnsi="Times New Roman" w:cs="Times New Roman"/>
        </w:rPr>
        <w:t xml:space="preserve"> not able to add some </w:t>
      </w:r>
      <w:r>
        <w:rPr>
          <w:rFonts w:ascii="Times New Roman" w:hAnsi="Times New Roman" w:cs="Times New Roman"/>
        </w:rPr>
        <w:t xml:space="preserve">potential </w:t>
      </w:r>
      <w:r w:rsidRPr="001D440E">
        <w:rPr>
          <w:rFonts w:ascii="Times New Roman" w:hAnsi="Times New Roman" w:cs="Times New Roman"/>
        </w:rPr>
        <w:t xml:space="preserve">confounding variables </w:t>
      </w:r>
      <w:r>
        <w:rPr>
          <w:rFonts w:ascii="Times New Roman" w:hAnsi="Times New Roman" w:cs="Times New Roman"/>
        </w:rPr>
        <w:t xml:space="preserve">including the </w:t>
      </w:r>
      <w:r w:rsidRPr="001D440E">
        <w:rPr>
          <w:rFonts w:ascii="Times New Roman" w:hAnsi="Times New Roman" w:cs="Times New Roman"/>
        </w:rPr>
        <w:t>median age of cases in each country.</w:t>
      </w:r>
      <w:r>
        <w:rPr>
          <w:rFonts w:ascii="Times New Roman" w:hAnsi="Times New Roman" w:cs="Times New Roman"/>
        </w:rPr>
        <w:t xml:space="preserve"> </w:t>
      </w:r>
      <w:r w:rsidRPr="00BA7E40">
        <w:rPr>
          <w:rFonts w:ascii="Times New Roman" w:hAnsi="Times New Roman" w:cs="Times New Roman"/>
          <w:bCs/>
          <w:color w:val="000000"/>
        </w:rPr>
        <w:t xml:space="preserve">All analyses were carried out using the statistical software R version 3.5.2.2 </w:t>
      </w:r>
      <w:r w:rsidRPr="00BA7E40">
        <w:rPr>
          <w:rFonts w:ascii="Times New Roman" w:hAnsi="Times New Roman" w:cs="Times New Roman"/>
        </w:rPr>
        <w:fldChar w:fldCharType="begin" w:fldLock="1"/>
      </w:r>
      <w:r>
        <w:rPr>
          <w:rFonts w:ascii="Times New Roman" w:hAnsi="Times New Roman" w:cs="Times New Roman"/>
        </w:rPr>
        <w:instrText>ADDIN CSL_CITATION {"citationItems":[{"id":"ITEM-1","itemData":{"author":[{"dropping-particle":"","family":"R Core Team (2020)","given":"","non-dropping-particle":"","parse-names":false,"suffix":""}],"id":"ITEM-1","issued":{"date-parts":[["0"]]},"title":"R: A language and environment for statistical computing. R Foundation for Statistical Computing, Vienna, Austria.","type":"webpage"},"uris":["http://www.mendeley.com/documents/?uuid=e3f0e5fc-5727-499e-8ac8-b57786a7e4d6"]}],"mendeley":{"formattedCitation":"(R Core Team (2020))","plainTextFormattedCitation":"(R Core Team (2020))","previouslyFormattedCitation":"(R Core Team (2020))"},"properties":{"noteIndex":0},"schema":"https://github.com/citation-style-language/schema/raw/master/csl-citation.json"}</w:instrText>
      </w:r>
      <w:r w:rsidRPr="00BA7E40">
        <w:rPr>
          <w:rFonts w:ascii="Times New Roman" w:hAnsi="Times New Roman" w:cs="Times New Roman"/>
        </w:rPr>
        <w:fldChar w:fldCharType="separate"/>
      </w:r>
      <w:r w:rsidRPr="00FD6347">
        <w:rPr>
          <w:rFonts w:ascii="Times New Roman" w:hAnsi="Times New Roman" w:cs="Times New Roman"/>
          <w:noProof/>
        </w:rPr>
        <w:t>(R Core Team (2020))</w:t>
      </w:r>
      <w:r w:rsidRPr="00BA7E40">
        <w:rPr>
          <w:rFonts w:ascii="Times New Roman" w:hAnsi="Times New Roman" w:cs="Times New Roman"/>
        </w:rPr>
        <w:fldChar w:fldCharType="end"/>
      </w:r>
      <w:r w:rsidRPr="00BA7E40">
        <w:rPr>
          <w:rFonts w:ascii="Times New Roman" w:hAnsi="Times New Roman" w:cs="Times New Roman"/>
          <w:bCs/>
          <w:color w:val="000000"/>
        </w:rPr>
        <w:t xml:space="preserve">. </w:t>
      </w:r>
    </w:p>
    <w:p w14:paraId="2DB8D814" w14:textId="77777777" w:rsidR="008C254B" w:rsidRDefault="008C254B" w:rsidP="001D440E">
      <w:pPr>
        <w:spacing w:after="0" w:line="480" w:lineRule="auto"/>
        <w:rPr>
          <w:rFonts w:ascii="Times New Roman" w:hAnsi="Times New Roman" w:cs="Times New Roman"/>
        </w:rPr>
      </w:pPr>
    </w:p>
    <w:p w14:paraId="065058BC" w14:textId="77777777" w:rsidR="001D440E" w:rsidRDefault="001D440E" w:rsidP="00E8439F">
      <w:pPr>
        <w:spacing w:after="0" w:line="480" w:lineRule="auto"/>
        <w:rPr>
          <w:rFonts w:ascii="Times New Roman" w:hAnsi="Times New Roman" w:cs="Times New Roman"/>
        </w:rPr>
      </w:pPr>
    </w:p>
    <w:p w14:paraId="21D9C860" w14:textId="77777777" w:rsidR="0021176A" w:rsidRPr="00BA7E40" w:rsidRDefault="0021176A" w:rsidP="0021176A">
      <w:pPr>
        <w:spacing w:after="0" w:line="480" w:lineRule="auto"/>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Statistical analysis</w:t>
      </w:r>
    </w:p>
    <w:p w14:paraId="3AE8CC5D" w14:textId="0DA5EE96" w:rsidR="0021176A" w:rsidRPr="00BA7E40" w:rsidRDefault="0021176A" w:rsidP="0021176A">
      <w:pPr>
        <w:spacing w:after="0" w:line="480" w:lineRule="auto"/>
        <w:rPr>
          <w:rFonts w:ascii="Times New Roman" w:hAnsi="Times New Roman" w:cs="Times New Roman"/>
          <w:bCs/>
          <w:color w:val="000000"/>
        </w:rPr>
      </w:pPr>
      <w:r>
        <w:rPr>
          <w:rFonts w:ascii="Times New Roman" w:hAnsi="Times New Roman" w:cs="Times New Roman"/>
          <w:bCs/>
          <w:color w:val="000000"/>
        </w:rPr>
        <w:t>We performed summary statistic</w:t>
      </w:r>
      <w:r w:rsidR="00D82712">
        <w:rPr>
          <w:rFonts w:ascii="Times New Roman" w:hAnsi="Times New Roman" w:cs="Times New Roman"/>
          <w:bCs/>
          <w:color w:val="000000"/>
        </w:rPr>
        <w:t>s</w:t>
      </w:r>
      <w:r>
        <w:rPr>
          <w:rFonts w:ascii="Times New Roman" w:hAnsi="Times New Roman" w:cs="Times New Roman"/>
          <w:bCs/>
          <w:color w:val="000000"/>
        </w:rPr>
        <w:t xml:space="preserve"> of vaccine doses/100 inhabitant and </w:t>
      </w:r>
      <w:proofErr w:type="spellStart"/>
      <w:r>
        <w:rPr>
          <w:rFonts w:ascii="Times New Roman" w:hAnsi="Times New Roman" w:cs="Times New Roman"/>
          <w:bCs/>
          <w:color w:val="000000"/>
        </w:rPr>
        <w:t>rCFR</w:t>
      </w:r>
      <w:proofErr w:type="spellEnd"/>
      <w:r>
        <w:rPr>
          <w:rFonts w:ascii="Times New Roman" w:hAnsi="Times New Roman" w:cs="Times New Roman"/>
          <w:bCs/>
          <w:color w:val="000000"/>
        </w:rPr>
        <w:t xml:space="preserve"> by country in the top-20 countries </w:t>
      </w:r>
      <w:r w:rsidR="00094B06">
        <w:rPr>
          <w:rFonts w:ascii="Times New Roman" w:hAnsi="Times New Roman" w:cs="Times New Roman"/>
          <w:bCs/>
          <w:color w:val="000000"/>
        </w:rPr>
        <w:t xml:space="preserve">in terms of </w:t>
      </w:r>
      <w:r>
        <w:rPr>
          <w:rFonts w:ascii="Times New Roman" w:hAnsi="Times New Roman" w:cs="Times New Roman"/>
          <w:bCs/>
          <w:color w:val="000000"/>
        </w:rPr>
        <w:t>vaccination rate</w:t>
      </w:r>
      <w:r w:rsidR="00A77338">
        <w:rPr>
          <w:rFonts w:ascii="Times New Roman" w:hAnsi="Times New Roman" w:cs="Times New Roman"/>
          <w:bCs/>
          <w:color w:val="000000"/>
        </w:rPr>
        <w:t xml:space="preserve"> </w:t>
      </w:r>
      <w:r w:rsidR="00A77338" w:rsidRPr="00A97A46">
        <w:rPr>
          <w:rFonts w:ascii="Times New Roman" w:hAnsi="Times New Roman" w:cs="Times New Roman"/>
          <w:b/>
          <w:bCs/>
          <w:color w:val="000000"/>
        </w:rPr>
        <w:t xml:space="preserve">(Fig. </w:t>
      </w:r>
      <w:r w:rsidR="009428F9">
        <w:rPr>
          <w:rFonts w:ascii="Times New Roman" w:hAnsi="Times New Roman" w:cs="Times New Roman"/>
          <w:b/>
          <w:bCs/>
          <w:color w:val="000000"/>
        </w:rPr>
        <w:t>1</w:t>
      </w:r>
      <w:r w:rsidR="00A77338" w:rsidRPr="00A97A46">
        <w:rPr>
          <w:rFonts w:ascii="Times New Roman" w:hAnsi="Times New Roman" w:cs="Times New Roman"/>
          <w:b/>
          <w:bCs/>
          <w:color w:val="000000"/>
        </w:rPr>
        <w:t>)</w:t>
      </w:r>
      <w:r>
        <w:rPr>
          <w:rFonts w:ascii="Times New Roman" w:hAnsi="Times New Roman" w:cs="Times New Roman"/>
          <w:bCs/>
          <w:color w:val="000000"/>
        </w:rPr>
        <w:t>, in SSA</w:t>
      </w:r>
      <w:r w:rsidR="001F7C04">
        <w:rPr>
          <w:rFonts w:ascii="Times New Roman" w:hAnsi="Times New Roman" w:cs="Times New Roman"/>
          <w:bCs/>
          <w:color w:val="000000"/>
        </w:rPr>
        <w:t>,</w:t>
      </w:r>
      <w:r>
        <w:rPr>
          <w:rFonts w:ascii="Times New Roman" w:hAnsi="Times New Roman" w:cs="Times New Roman"/>
          <w:bCs/>
          <w:color w:val="000000"/>
        </w:rPr>
        <w:t xml:space="preserve"> and in the rest of the world pre-and post-vaccination programme and reported the mean and </w:t>
      </w:r>
      <w:r w:rsidR="00E624B1">
        <w:rPr>
          <w:rFonts w:ascii="Times New Roman" w:hAnsi="Times New Roman" w:cs="Times New Roman"/>
          <w:bCs/>
          <w:color w:val="000000"/>
        </w:rPr>
        <w:t>standard error (SE)</w:t>
      </w:r>
      <w:r>
        <w:rPr>
          <w:rFonts w:ascii="Times New Roman" w:hAnsi="Times New Roman" w:cs="Times New Roman"/>
          <w:bCs/>
          <w:color w:val="000000"/>
        </w:rPr>
        <w:t xml:space="preserve">. </w:t>
      </w:r>
      <w:r w:rsidRPr="00BA7E40">
        <w:rPr>
          <w:rFonts w:ascii="Times New Roman" w:hAnsi="Times New Roman" w:cs="Times New Roman"/>
          <w:bCs/>
          <w:color w:val="000000"/>
        </w:rPr>
        <w:t xml:space="preserve">We observed that the </w:t>
      </w:r>
      <w:proofErr w:type="spellStart"/>
      <w:r w:rsidRPr="00BA7E40">
        <w:rPr>
          <w:rFonts w:ascii="Times New Roman" w:hAnsi="Times New Roman" w:cs="Times New Roman"/>
          <w:bCs/>
          <w:color w:val="000000"/>
        </w:rPr>
        <w:t>rCFR</w:t>
      </w:r>
      <w:proofErr w:type="spellEnd"/>
      <w:r w:rsidR="00A77338" w:rsidRPr="00A77338">
        <w:rPr>
          <w:rFonts w:ascii="Times New Roman" w:hAnsi="Times New Roman" w:cs="Times New Roman"/>
          <w:color w:val="000000"/>
        </w:rPr>
        <w:t xml:space="preserve"> </w:t>
      </w:r>
      <w:r w:rsidR="00A77338">
        <w:rPr>
          <w:rFonts w:ascii="Times New Roman" w:hAnsi="Times New Roman" w:cs="Times New Roman"/>
          <w:color w:val="000000"/>
        </w:rPr>
        <w:t>and excess mortality</w:t>
      </w:r>
      <w:r w:rsidRPr="00BA7E40">
        <w:rPr>
          <w:rFonts w:ascii="Times New Roman" w:hAnsi="Times New Roman" w:cs="Times New Roman"/>
          <w:bCs/>
          <w:color w:val="000000"/>
        </w:rPr>
        <w:t xml:space="preserve"> of COVID-19 has changed over time (</w:t>
      </w:r>
      <w:r w:rsidRPr="00BA7E40">
        <w:rPr>
          <w:rFonts w:ascii="Times New Roman" w:hAnsi="Times New Roman" w:cs="Times New Roman"/>
          <w:b/>
          <w:color w:val="000000"/>
        </w:rPr>
        <w:t xml:space="preserve">Fig. </w:t>
      </w:r>
      <w:r w:rsidR="009428F9">
        <w:rPr>
          <w:rFonts w:ascii="Times New Roman" w:hAnsi="Times New Roman" w:cs="Times New Roman"/>
          <w:b/>
          <w:color w:val="000000"/>
        </w:rPr>
        <w:t>2</w:t>
      </w:r>
      <w:r w:rsidRPr="00BA7E40">
        <w:rPr>
          <w:rFonts w:ascii="Times New Roman" w:hAnsi="Times New Roman" w:cs="Times New Roman"/>
          <w:bCs/>
          <w:color w:val="000000"/>
        </w:rPr>
        <w:t>). Using time</w:t>
      </w:r>
      <w:r w:rsidR="001F7C04">
        <w:rPr>
          <w:rFonts w:ascii="Times New Roman" w:hAnsi="Times New Roman" w:cs="Times New Roman"/>
          <w:bCs/>
          <w:color w:val="000000"/>
        </w:rPr>
        <w:t>-</w:t>
      </w:r>
      <w:r w:rsidRPr="00BA7E40">
        <w:rPr>
          <w:rFonts w:ascii="Times New Roman" w:hAnsi="Times New Roman" w:cs="Times New Roman"/>
          <w:bCs/>
          <w:color w:val="000000"/>
        </w:rPr>
        <w:t>series model</w:t>
      </w:r>
      <w:r w:rsidR="005E3633">
        <w:rPr>
          <w:rFonts w:ascii="Times New Roman" w:hAnsi="Times New Roman" w:cs="Times New Roman"/>
          <w:bCs/>
          <w:color w:val="000000"/>
        </w:rPr>
        <w:t>s</w:t>
      </w:r>
      <w:r w:rsidRPr="00BA7E40">
        <w:rPr>
          <w:rFonts w:ascii="Times New Roman" w:hAnsi="Times New Roman" w:cs="Times New Roman"/>
          <w:bCs/>
          <w:color w:val="000000"/>
        </w:rPr>
        <w:t xml:space="preserve"> alone would not allow us to identify the reason behind the increasing and decreasing trend of COVID-19 </w:t>
      </w:r>
      <w:proofErr w:type="spellStart"/>
      <w:r w:rsidRPr="00BA7E40">
        <w:rPr>
          <w:rFonts w:ascii="Times New Roman" w:hAnsi="Times New Roman" w:cs="Times New Roman"/>
          <w:bCs/>
          <w:color w:val="000000"/>
        </w:rPr>
        <w:t>rCFR</w:t>
      </w:r>
      <w:proofErr w:type="spellEnd"/>
      <w:r w:rsidR="00A77338">
        <w:rPr>
          <w:rFonts w:ascii="Times New Roman" w:hAnsi="Times New Roman" w:cs="Times New Roman"/>
          <w:color w:val="000000"/>
        </w:rPr>
        <w:t>/excess mortality</w:t>
      </w:r>
      <w:r w:rsidRPr="00BA7E40">
        <w:rPr>
          <w:rFonts w:ascii="Times New Roman" w:hAnsi="Times New Roman" w:cs="Times New Roman"/>
          <w:bCs/>
          <w:color w:val="000000"/>
        </w:rPr>
        <w:t xml:space="preserve">. </w:t>
      </w:r>
    </w:p>
    <w:p w14:paraId="57279990" w14:textId="77777777" w:rsidR="00585FE7" w:rsidRPr="00BA7E40" w:rsidRDefault="00585FE7" w:rsidP="00E8439F">
      <w:pPr>
        <w:spacing w:after="0" w:line="360" w:lineRule="auto"/>
        <w:rPr>
          <w:rFonts w:ascii="Times New Roman" w:hAnsi="Times New Roman" w:cs="Times New Roman"/>
        </w:rPr>
      </w:pPr>
    </w:p>
    <w:p w14:paraId="53A092DE" w14:textId="61E90052" w:rsidR="00C112AE" w:rsidRPr="00BA7E40" w:rsidRDefault="00C112AE" w:rsidP="00E8439F">
      <w:pPr>
        <w:spacing w:after="0" w:line="360" w:lineRule="auto"/>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lastRenderedPageBreak/>
        <w:t>RESULTS</w:t>
      </w:r>
      <w:r w:rsidR="008502BA" w:rsidRPr="00BA7E40">
        <w:rPr>
          <w:rFonts w:ascii="Times New Roman" w:hAnsi="Times New Roman" w:cs="Times New Roman"/>
          <w:b/>
          <w:color w:val="1C1C1C"/>
          <w:shd w:val="clear" w:color="auto" w:fill="FFFFFF"/>
        </w:rPr>
        <w:t xml:space="preserve">: </w:t>
      </w:r>
    </w:p>
    <w:p w14:paraId="42BE2547" w14:textId="77777777" w:rsidR="001974EA" w:rsidRPr="00BA7E40" w:rsidRDefault="001974EA" w:rsidP="00E8439F">
      <w:pPr>
        <w:spacing w:after="0" w:line="360" w:lineRule="auto"/>
        <w:rPr>
          <w:rFonts w:ascii="Times New Roman" w:hAnsi="Times New Roman" w:cs="Times New Roman"/>
          <w:b/>
          <w:color w:val="1C1C1C"/>
          <w:shd w:val="clear" w:color="auto" w:fill="FFFFFF"/>
        </w:rPr>
      </w:pPr>
    </w:p>
    <w:p w14:paraId="7B3ABA9E" w14:textId="2BEE8D71" w:rsidR="002F1C77" w:rsidRPr="00BA7E40" w:rsidRDefault="00675EAB" w:rsidP="00E8439F">
      <w:pPr>
        <w:spacing w:after="0" w:line="480" w:lineRule="auto"/>
        <w:rPr>
          <w:rFonts w:ascii="Times New Roman" w:hAnsi="Times New Roman" w:cs="Times New Roman"/>
          <w:color w:val="000000" w:themeColor="text1"/>
        </w:rPr>
      </w:pPr>
      <w:r w:rsidRPr="00BA7E40">
        <w:rPr>
          <w:rFonts w:ascii="Times New Roman" w:hAnsi="Times New Roman" w:cs="Times New Roman"/>
          <w:color w:val="000000"/>
        </w:rPr>
        <w:t xml:space="preserve">More than </w:t>
      </w:r>
      <w:r w:rsidR="000E43D3">
        <w:rPr>
          <w:rFonts w:ascii="Times New Roman" w:hAnsi="Times New Roman" w:cs="Times New Roman"/>
          <w:color w:val="000000"/>
        </w:rPr>
        <w:t>6</w:t>
      </w:r>
      <w:ins w:id="94" w:author="Mohammad Nayeem Hasan" w:date="2023-01-11T15:08:00Z">
        <w:r w:rsidR="006C3F5E">
          <w:rPr>
            <w:rFonts w:ascii="Times New Roman" w:hAnsi="Times New Roman" w:cs="Times New Roman"/>
            <w:color w:val="000000"/>
          </w:rPr>
          <w:t>60</w:t>
        </w:r>
      </w:ins>
      <w:del w:id="95" w:author="Mohammad Nayeem Hasan" w:date="2023-01-11T15:08:00Z">
        <w:r w:rsidR="000E43D3" w:rsidDel="006C3F5E">
          <w:rPr>
            <w:rFonts w:ascii="Times New Roman" w:hAnsi="Times New Roman" w:cs="Times New Roman"/>
            <w:color w:val="000000"/>
          </w:rPr>
          <w:delText>02</w:delText>
        </w:r>
      </w:del>
      <w:r w:rsidR="000E43D3">
        <w:rPr>
          <w:rFonts w:ascii="Times New Roman" w:hAnsi="Times New Roman" w:cs="Times New Roman"/>
          <w:color w:val="000000"/>
        </w:rPr>
        <w:t>.</w:t>
      </w:r>
      <w:ins w:id="96" w:author="Mohammad Nayeem Hasan" w:date="2023-01-11T15:08:00Z">
        <w:r w:rsidR="006C3F5E">
          <w:rPr>
            <w:rFonts w:ascii="Times New Roman" w:hAnsi="Times New Roman" w:cs="Times New Roman"/>
            <w:color w:val="000000"/>
          </w:rPr>
          <w:t>35</w:t>
        </w:r>
      </w:ins>
      <w:del w:id="97" w:author="Mohammad Nayeem Hasan" w:date="2023-01-11T15:08:00Z">
        <w:r w:rsidR="000E43D3" w:rsidDel="006C3F5E">
          <w:rPr>
            <w:rFonts w:ascii="Times New Roman" w:hAnsi="Times New Roman" w:cs="Times New Roman"/>
            <w:color w:val="000000"/>
          </w:rPr>
          <w:delText>9</w:delText>
        </w:r>
        <w:r w:rsidR="00EE260A" w:rsidDel="006C3F5E">
          <w:rPr>
            <w:rFonts w:ascii="Times New Roman" w:hAnsi="Times New Roman" w:cs="Times New Roman"/>
            <w:color w:val="000000"/>
          </w:rPr>
          <w:delText>9</w:delText>
        </w:r>
      </w:del>
      <w:r w:rsidR="00A77338" w:rsidRPr="00BA7E40">
        <w:rPr>
          <w:rFonts w:ascii="Times New Roman" w:hAnsi="Times New Roman" w:cs="Times New Roman"/>
          <w:color w:val="000000"/>
        </w:rPr>
        <w:t xml:space="preserve"> million </w:t>
      </w:r>
      <w:r w:rsidRPr="00BA7E40">
        <w:rPr>
          <w:rFonts w:ascii="Times New Roman" w:hAnsi="Times New Roman" w:cs="Times New Roman"/>
          <w:color w:val="000000"/>
        </w:rPr>
        <w:t xml:space="preserve">cumulative confirmed </w:t>
      </w:r>
      <w:r w:rsidR="00A06B65">
        <w:rPr>
          <w:rFonts w:ascii="Times New Roman" w:hAnsi="Times New Roman" w:cs="Times New Roman"/>
          <w:color w:val="000000"/>
        </w:rPr>
        <w:t xml:space="preserve">COVID-19 </w:t>
      </w:r>
      <w:r w:rsidRPr="00BA7E40">
        <w:rPr>
          <w:rFonts w:ascii="Times New Roman" w:hAnsi="Times New Roman" w:cs="Times New Roman"/>
          <w:color w:val="000000"/>
        </w:rPr>
        <w:t xml:space="preserve">cases and </w:t>
      </w:r>
      <w:r w:rsidR="00A77338">
        <w:rPr>
          <w:rFonts w:ascii="Times New Roman" w:hAnsi="Times New Roman" w:cs="Times New Roman"/>
          <w:color w:val="000000"/>
        </w:rPr>
        <w:t>6.</w:t>
      </w:r>
      <w:ins w:id="98" w:author="Mohammad Nayeem Hasan" w:date="2023-01-11T15:11:00Z">
        <w:r w:rsidR="006C3F5E">
          <w:rPr>
            <w:rFonts w:ascii="Times New Roman" w:hAnsi="Times New Roman" w:cs="Times New Roman"/>
            <w:color w:val="000000"/>
          </w:rPr>
          <w:t>69</w:t>
        </w:r>
      </w:ins>
      <w:del w:id="99" w:author="Mohammad Nayeem Hasan" w:date="2023-01-11T15:11:00Z">
        <w:r w:rsidR="00EE260A" w:rsidDel="006C3F5E">
          <w:rPr>
            <w:rFonts w:ascii="Times New Roman" w:hAnsi="Times New Roman" w:cs="Times New Roman"/>
            <w:color w:val="000000"/>
          </w:rPr>
          <w:delText>50</w:delText>
        </w:r>
      </w:del>
      <w:r w:rsidR="00EE260A">
        <w:rPr>
          <w:rFonts w:ascii="Times New Roman" w:hAnsi="Times New Roman" w:cs="Times New Roman"/>
          <w:color w:val="000000"/>
        </w:rPr>
        <w:t xml:space="preserve"> </w:t>
      </w:r>
      <w:r w:rsidR="00A77338" w:rsidRPr="00BA7E40">
        <w:rPr>
          <w:rFonts w:ascii="Times New Roman" w:hAnsi="Times New Roman" w:cs="Times New Roman"/>
          <w:color w:val="000000"/>
        </w:rPr>
        <w:t>million</w:t>
      </w:r>
      <w:r w:rsidR="00A06B65">
        <w:rPr>
          <w:rFonts w:ascii="Times New Roman" w:hAnsi="Times New Roman" w:cs="Times New Roman"/>
          <w:color w:val="000000"/>
        </w:rPr>
        <w:t xml:space="preserve"> COVID-19 related</w:t>
      </w:r>
      <w:r w:rsidR="00A77338" w:rsidRPr="00BA7E40">
        <w:rPr>
          <w:rFonts w:ascii="Times New Roman" w:hAnsi="Times New Roman" w:cs="Times New Roman"/>
          <w:color w:val="000000"/>
        </w:rPr>
        <w:t xml:space="preserve"> </w:t>
      </w:r>
      <w:r w:rsidRPr="00BA7E40">
        <w:rPr>
          <w:rFonts w:ascii="Times New Roman" w:hAnsi="Times New Roman" w:cs="Times New Roman"/>
          <w:color w:val="000000"/>
        </w:rPr>
        <w:t>deaths had been documented globally</w:t>
      </w:r>
      <w:r w:rsidR="001D1DE5" w:rsidRPr="00BA7E40">
        <w:rPr>
          <w:rFonts w:ascii="Times New Roman" w:hAnsi="Times New Roman" w:cs="Times New Roman"/>
          <w:color w:val="000000"/>
        </w:rPr>
        <w:t xml:space="preserve"> </w:t>
      </w:r>
      <w:r w:rsidR="00D82712">
        <w:rPr>
          <w:rFonts w:ascii="Times New Roman" w:hAnsi="Times New Roman" w:cs="Times New Roman"/>
          <w:color w:val="000000"/>
        </w:rPr>
        <w:t>by</w:t>
      </w:r>
      <w:r w:rsidR="001D1DE5" w:rsidRPr="00BA7E40">
        <w:rPr>
          <w:rFonts w:ascii="Times New Roman" w:hAnsi="Times New Roman" w:cs="Times New Roman"/>
          <w:color w:val="000000"/>
        </w:rPr>
        <w:t xml:space="preserve"> </w:t>
      </w:r>
      <w:r w:rsidR="000E43D3">
        <w:rPr>
          <w:rFonts w:ascii="Times New Roman" w:hAnsi="Times New Roman" w:cs="Times New Roman"/>
          <w:color w:val="000000"/>
        </w:rPr>
        <w:t>31</w:t>
      </w:r>
      <w:r w:rsidR="00A77338" w:rsidRPr="00BA7E40">
        <w:rPr>
          <w:rFonts w:ascii="Times New Roman" w:hAnsi="Times New Roman" w:cs="Times New Roman"/>
          <w:color w:val="000000"/>
        </w:rPr>
        <w:t xml:space="preserve"> </w:t>
      </w:r>
      <w:del w:id="100" w:author="Mohammad Nayeem Hasan" w:date="2023-01-11T15:11:00Z">
        <w:r w:rsidR="000E43D3" w:rsidDel="006C3F5E">
          <w:rPr>
            <w:rFonts w:ascii="Times New Roman" w:hAnsi="Times New Roman" w:cs="Times New Roman"/>
            <w:color w:val="000000"/>
          </w:rPr>
          <w:delText>August</w:delText>
        </w:r>
        <w:r w:rsidR="00A77338" w:rsidRPr="00BA7E40" w:rsidDel="006C3F5E">
          <w:rPr>
            <w:rFonts w:ascii="Times New Roman" w:hAnsi="Times New Roman" w:cs="Times New Roman"/>
            <w:color w:val="000000"/>
          </w:rPr>
          <w:delText xml:space="preserve"> </w:delText>
        </w:r>
      </w:del>
      <w:ins w:id="101" w:author="Mohammad Nayeem Hasan" w:date="2023-01-11T15:12:00Z">
        <w:r w:rsidR="006C3F5E">
          <w:rPr>
            <w:rFonts w:ascii="Times New Roman" w:hAnsi="Times New Roman" w:cs="Times New Roman"/>
            <w:color w:val="000000"/>
          </w:rPr>
          <w:t>December</w:t>
        </w:r>
      </w:ins>
      <w:ins w:id="102" w:author="Mohammad Nayeem Hasan" w:date="2023-01-11T15:11:00Z">
        <w:r w:rsidR="006C3F5E" w:rsidRPr="00BA7E40">
          <w:rPr>
            <w:rFonts w:ascii="Times New Roman" w:hAnsi="Times New Roman" w:cs="Times New Roman"/>
            <w:color w:val="000000"/>
          </w:rPr>
          <w:t xml:space="preserve"> </w:t>
        </w:r>
      </w:ins>
      <w:r w:rsidR="00A77338" w:rsidRPr="00BA7E40">
        <w:rPr>
          <w:rFonts w:ascii="Times New Roman" w:hAnsi="Times New Roman" w:cs="Times New Roman"/>
          <w:color w:val="000000"/>
        </w:rPr>
        <w:t>2022</w:t>
      </w:r>
      <w:r w:rsidR="00B224A1" w:rsidRPr="00BA7E40">
        <w:rPr>
          <w:rFonts w:ascii="Times New Roman" w:hAnsi="Times New Roman" w:cs="Times New Roman"/>
          <w:color w:val="000000"/>
        </w:rPr>
        <w:t xml:space="preserve">. </w:t>
      </w:r>
      <w:r w:rsidR="00F15ED3" w:rsidRPr="00BA7E40">
        <w:rPr>
          <w:rFonts w:ascii="Times New Roman" w:hAnsi="Times New Roman" w:cs="Times New Roman"/>
          <w:color w:val="000000"/>
        </w:rPr>
        <w:t xml:space="preserve">More than </w:t>
      </w:r>
      <w:r w:rsidR="00A77338" w:rsidRPr="00BA7E40">
        <w:rPr>
          <w:rFonts w:ascii="Times New Roman" w:hAnsi="Times New Roman" w:cs="Times New Roman"/>
          <w:color w:val="000000"/>
        </w:rPr>
        <w:t>1</w:t>
      </w:r>
      <w:r w:rsidR="00EE260A">
        <w:rPr>
          <w:rFonts w:ascii="Times New Roman" w:hAnsi="Times New Roman" w:cs="Times New Roman"/>
          <w:color w:val="000000"/>
        </w:rPr>
        <w:t>6</w:t>
      </w:r>
      <w:ins w:id="103" w:author="Mohammad Nayeem Hasan" w:date="2023-01-11T15:13:00Z">
        <w:r w:rsidR="006265C4">
          <w:rPr>
            <w:rFonts w:ascii="Times New Roman" w:hAnsi="Times New Roman" w:cs="Times New Roman"/>
            <w:color w:val="000000"/>
          </w:rPr>
          <w:t>5</w:t>
        </w:r>
      </w:ins>
      <w:del w:id="104" w:author="Mohammad Nayeem Hasan" w:date="2023-01-11T15:13:00Z">
        <w:r w:rsidR="00EE260A" w:rsidDel="006265C4">
          <w:rPr>
            <w:rFonts w:ascii="Times New Roman" w:hAnsi="Times New Roman" w:cs="Times New Roman"/>
            <w:color w:val="000000"/>
          </w:rPr>
          <w:delText>0</w:delText>
        </w:r>
      </w:del>
      <w:r w:rsidR="00EE260A">
        <w:rPr>
          <w:rFonts w:ascii="Times New Roman" w:hAnsi="Times New Roman" w:cs="Times New Roman"/>
          <w:color w:val="000000"/>
        </w:rPr>
        <w:t>.</w:t>
      </w:r>
      <w:ins w:id="105" w:author="Mohammad Nayeem Hasan" w:date="2023-01-11T15:13:00Z">
        <w:r w:rsidR="006265C4">
          <w:rPr>
            <w:rFonts w:ascii="Times New Roman" w:hAnsi="Times New Roman" w:cs="Times New Roman"/>
            <w:color w:val="000000"/>
          </w:rPr>
          <w:t>40</w:t>
        </w:r>
      </w:ins>
      <w:del w:id="106" w:author="Mohammad Nayeem Hasan" w:date="2023-01-11T15:13:00Z">
        <w:r w:rsidR="00EE260A" w:rsidDel="006265C4">
          <w:rPr>
            <w:rFonts w:ascii="Times New Roman" w:hAnsi="Times New Roman" w:cs="Times New Roman"/>
            <w:color w:val="000000"/>
          </w:rPr>
          <w:delText>66</w:delText>
        </w:r>
      </w:del>
      <w:r w:rsidR="00A77338">
        <w:rPr>
          <w:rFonts w:ascii="Times New Roman" w:hAnsi="Times New Roman" w:cs="Times New Roman"/>
          <w:color w:val="000000"/>
        </w:rPr>
        <w:t xml:space="preserve"> </w:t>
      </w:r>
      <w:r w:rsidR="0040373F" w:rsidRPr="00BA7E40">
        <w:rPr>
          <w:rFonts w:ascii="Times New Roman" w:hAnsi="Times New Roman" w:cs="Times New Roman"/>
          <w:color w:val="000000"/>
        </w:rPr>
        <w:t xml:space="preserve">doses of </w:t>
      </w:r>
      <w:r w:rsidR="008058D2" w:rsidRPr="00BA7E40">
        <w:rPr>
          <w:rFonts w:ascii="Times New Roman" w:hAnsi="Times New Roman" w:cs="Times New Roman"/>
          <w:color w:val="000000"/>
        </w:rPr>
        <w:t>COVID</w:t>
      </w:r>
      <w:r w:rsidR="0040373F" w:rsidRPr="00BA7E40">
        <w:rPr>
          <w:rFonts w:ascii="Times New Roman" w:hAnsi="Times New Roman" w:cs="Times New Roman"/>
          <w:color w:val="000000"/>
        </w:rPr>
        <w:t>-19 vaccine</w:t>
      </w:r>
      <w:r w:rsidR="003D231E" w:rsidRPr="00BA7E40">
        <w:rPr>
          <w:rFonts w:ascii="Times New Roman" w:hAnsi="Times New Roman" w:cs="Times New Roman"/>
          <w:color w:val="000000"/>
        </w:rPr>
        <w:t>s</w:t>
      </w:r>
      <w:r w:rsidR="0040373F" w:rsidRPr="00BA7E40">
        <w:rPr>
          <w:rFonts w:ascii="Times New Roman" w:hAnsi="Times New Roman" w:cs="Times New Roman"/>
          <w:color w:val="000000"/>
        </w:rPr>
        <w:t xml:space="preserve"> </w:t>
      </w:r>
      <w:r w:rsidR="00D82712">
        <w:rPr>
          <w:rFonts w:ascii="Times New Roman" w:hAnsi="Times New Roman" w:cs="Times New Roman"/>
          <w:color w:val="000000"/>
        </w:rPr>
        <w:t xml:space="preserve">have been </w:t>
      </w:r>
      <w:r w:rsidR="0040373F" w:rsidRPr="00BA7E40">
        <w:rPr>
          <w:rFonts w:ascii="Times New Roman" w:hAnsi="Times New Roman" w:cs="Times New Roman"/>
          <w:color w:val="000000"/>
        </w:rPr>
        <w:t>given</w:t>
      </w:r>
      <w:r w:rsidR="003D231E" w:rsidRPr="00BA7E40">
        <w:rPr>
          <w:rFonts w:ascii="Times New Roman" w:hAnsi="Times New Roman" w:cs="Times New Roman"/>
          <w:color w:val="000000"/>
        </w:rPr>
        <w:t xml:space="preserve"> per 100 population</w:t>
      </w:r>
      <w:r w:rsidR="0040373F" w:rsidRPr="00BA7E40">
        <w:rPr>
          <w:rFonts w:ascii="Times New Roman" w:hAnsi="Times New Roman" w:cs="Times New Roman"/>
          <w:color w:val="000000"/>
        </w:rPr>
        <w:t xml:space="preserve"> </w:t>
      </w:r>
      <w:r w:rsidR="00932B24">
        <w:rPr>
          <w:rFonts w:ascii="Times New Roman" w:hAnsi="Times New Roman" w:cs="Times New Roman"/>
          <w:color w:val="000000"/>
        </w:rPr>
        <w:t xml:space="preserve">on average </w:t>
      </w:r>
      <w:r w:rsidR="00F15ED3" w:rsidRPr="00BA7E40">
        <w:rPr>
          <w:rFonts w:ascii="Times New Roman" w:hAnsi="Times New Roman" w:cs="Times New Roman"/>
          <w:color w:val="000000"/>
        </w:rPr>
        <w:t xml:space="preserve">globally </w:t>
      </w:r>
      <w:r w:rsidR="0040373F" w:rsidRPr="00BA7E40">
        <w:rPr>
          <w:rFonts w:ascii="Times New Roman" w:hAnsi="Times New Roman" w:cs="Times New Roman"/>
          <w:color w:val="000000"/>
        </w:rPr>
        <w:t xml:space="preserve">as of </w:t>
      </w:r>
      <w:r w:rsidR="006D3B85">
        <w:rPr>
          <w:rFonts w:ascii="Times New Roman" w:hAnsi="Times New Roman" w:cs="Times New Roman"/>
          <w:color w:val="000000"/>
        </w:rPr>
        <w:t>31</w:t>
      </w:r>
      <w:r w:rsidR="006D3B85" w:rsidRPr="00BA7E40">
        <w:rPr>
          <w:rFonts w:ascii="Times New Roman" w:hAnsi="Times New Roman" w:cs="Times New Roman"/>
          <w:color w:val="000000"/>
        </w:rPr>
        <w:t xml:space="preserve"> </w:t>
      </w:r>
      <w:ins w:id="107" w:author="Mohammad Nayeem Hasan" w:date="2023-01-11T15:13:00Z">
        <w:r w:rsidR="006265C4">
          <w:rPr>
            <w:rFonts w:ascii="Times New Roman" w:hAnsi="Times New Roman" w:cs="Times New Roman"/>
            <w:color w:val="000000"/>
          </w:rPr>
          <w:t>December</w:t>
        </w:r>
      </w:ins>
      <w:del w:id="108" w:author="Mohammad Nayeem Hasan" w:date="2023-01-11T15:13:00Z">
        <w:r w:rsidR="006D3B85" w:rsidDel="006265C4">
          <w:rPr>
            <w:rFonts w:ascii="Times New Roman" w:hAnsi="Times New Roman" w:cs="Times New Roman"/>
            <w:color w:val="000000"/>
          </w:rPr>
          <w:delText>August</w:delText>
        </w:r>
      </w:del>
      <w:r w:rsidR="006D3B85" w:rsidRPr="00BA7E40">
        <w:rPr>
          <w:rFonts w:ascii="Times New Roman" w:hAnsi="Times New Roman" w:cs="Times New Roman"/>
          <w:color w:val="000000"/>
        </w:rPr>
        <w:t xml:space="preserve"> 2022</w:t>
      </w:r>
      <w:r w:rsidR="00760BDD" w:rsidRPr="00BA7E40">
        <w:rPr>
          <w:rFonts w:ascii="Times New Roman" w:hAnsi="Times New Roman" w:cs="Times New Roman"/>
          <w:color w:val="000000"/>
        </w:rPr>
        <w:t xml:space="preserve">. </w:t>
      </w:r>
      <w:r w:rsidR="0037667B" w:rsidRPr="00BA7E40">
        <w:rPr>
          <w:rFonts w:ascii="Times New Roman" w:hAnsi="Times New Roman" w:cs="Times New Roman"/>
          <w:color w:val="000000"/>
        </w:rPr>
        <w:t xml:space="preserve">For </w:t>
      </w:r>
      <w:r w:rsidR="005A1295" w:rsidRPr="00BA7E40">
        <w:rPr>
          <w:rFonts w:ascii="Times New Roman" w:hAnsi="Times New Roman" w:cs="Times New Roman"/>
          <w:color w:val="000000"/>
        </w:rPr>
        <w:t>e</w:t>
      </w:r>
      <w:r w:rsidR="00847271">
        <w:rPr>
          <w:rFonts w:ascii="Times New Roman" w:hAnsi="Times New Roman" w:cs="Times New Roman"/>
          <w:color w:val="000000"/>
        </w:rPr>
        <w:t>very</w:t>
      </w:r>
      <w:r w:rsidR="005A1295" w:rsidRPr="00BA7E40">
        <w:rPr>
          <w:rFonts w:ascii="Times New Roman" w:hAnsi="Times New Roman" w:cs="Times New Roman"/>
          <w:color w:val="000000"/>
        </w:rPr>
        <w:t xml:space="preserve"> 100</w:t>
      </w:r>
      <w:r w:rsidR="0037667B" w:rsidRPr="00BA7E40">
        <w:rPr>
          <w:rFonts w:ascii="Times New Roman" w:hAnsi="Times New Roman" w:cs="Times New Roman"/>
          <w:color w:val="000000"/>
        </w:rPr>
        <w:t xml:space="preserve"> people</w:t>
      </w:r>
      <w:r w:rsidR="005A1295" w:rsidRPr="00BA7E40">
        <w:rPr>
          <w:rFonts w:ascii="Times New Roman" w:hAnsi="Times New Roman" w:cs="Times New Roman"/>
          <w:color w:val="000000"/>
        </w:rPr>
        <w:t>,</w:t>
      </w:r>
      <w:r w:rsidR="0037667B" w:rsidRPr="00BA7E40">
        <w:rPr>
          <w:rFonts w:ascii="Times New Roman" w:hAnsi="Times New Roman" w:cs="Times New Roman"/>
          <w:color w:val="000000"/>
        </w:rPr>
        <w:t xml:space="preserve"> </w:t>
      </w:r>
      <w:r w:rsidR="00A77338" w:rsidRPr="00BA7E40">
        <w:rPr>
          <w:rFonts w:ascii="Times New Roman" w:hAnsi="Times New Roman" w:cs="Times New Roman"/>
          <w:color w:val="000000"/>
        </w:rPr>
        <w:t>2</w:t>
      </w:r>
      <w:ins w:id="109" w:author="Mohammad Nayeem Hasan" w:date="2023-01-11T15:13:00Z">
        <w:r w:rsidR="006265C4">
          <w:rPr>
            <w:rFonts w:ascii="Times New Roman" w:hAnsi="Times New Roman" w:cs="Times New Roman"/>
            <w:color w:val="000000"/>
          </w:rPr>
          <w:t>50.23</w:t>
        </w:r>
      </w:ins>
      <w:del w:id="110" w:author="Mohammad Nayeem Hasan" w:date="2023-01-11T15:13:00Z">
        <w:r w:rsidR="006D3B85" w:rsidDel="006265C4">
          <w:rPr>
            <w:rFonts w:ascii="Times New Roman" w:hAnsi="Times New Roman" w:cs="Times New Roman"/>
            <w:color w:val="000000"/>
          </w:rPr>
          <w:delText>46</w:delText>
        </w:r>
        <w:r w:rsidR="00A77338" w:rsidDel="006265C4">
          <w:rPr>
            <w:rFonts w:ascii="Times New Roman" w:hAnsi="Times New Roman" w:cs="Times New Roman"/>
            <w:color w:val="000000"/>
          </w:rPr>
          <w:delText>.</w:delText>
        </w:r>
        <w:r w:rsidR="006D3B85" w:rsidDel="006265C4">
          <w:rPr>
            <w:rFonts w:ascii="Times New Roman" w:hAnsi="Times New Roman" w:cs="Times New Roman"/>
            <w:color w:val="000000"/>
          </w:rPr>
          <w:delText>18</w:delText>
        </w:r>
      </w:del>
      <w:r w:rsidR="00A77338" w:rsidRPr="00BA7E40">
        <w:rPr>
          <w:rFonts w:ascii="Times New Roman" w:hAnsi="Times New Roman" w:cs="Times New Roman"/>
          <w:color w:val="000000"/>
        </w:rPr>
        <w:t xml:space="preserve"> </w:t>
      </w:r>
      <w:r w:rsidR="0037667B" w:rsidRPr="00BA7E40">
        <w:rPr>
          <w:rFonts w:ascii="Times New Roman" w:hAnsi="Times New Roman" w:cs="Times New Roman"/>
          <w:color w:val="000000"/>
        </w:rPr>
        <w:t xml:space="preserve">doses of vaccines </w:t>
      </w:r>
      <w:r w:rsidR="00D82712">
        <w:rPr>
          <w:rFonts w:ascii="Times New Roman" w:hAnsi="Times New Roman" w:cs="Times New Roman"/>
          <w:color w:val="000000"/>
        </w:rPr>
        <w:t xml:space="preserve">have been </w:t>
      </w:r>
      <w:r w:rsidR="0037667B" w:rsidRPr="00BA7E40">
        <w:rPr>
          <w:rFonts w:ascii="Times New Roman" w:hAnsi="Times New Roman" w:cs="Times New Roman"/>
          <w:color w:val="000000"/>
        </w:rPr>
        <w:t>given in the t</w:t>
      </w:r>
      <w:r w:rsidR="00760BDD" w:rsidRPr="00BA7E40">
        <w:rPr>
          <w:rFonts w:ascii="Times New Roman" w:hAnsi="Times New Roman" w:cs="Times New Roman"/>
          <w:color w:val="000000"/>
        </w:rPr>
        <w:t xml:space="preserve">op-20 </w:t>
      </w:r>
      <w:r w:rsidR="008D5B8B" w:rsidRPr="00BA7E40">
        <w:rPr>
          <w:rFonts w:ascii="Times New Roman" w:hAnsi="Times New Roman" w:cs="Times New Roman"/>
          <w:color w:val="000000"/>
        </w:rPr>
        <w:t>COVID</w:t>
      </w:r>
      <w:r w:rsidR="00760BDD" w:rsidRPr="00BA7E40">
        <w:rPr>
          <w:rFonts w:ascii="Times New Roman" w:hAnsi="Times New Roman" w:cs="Times New Roman"/>
          <w:color w:val="000000"/>
        </w:rPr>
        <w:t xml:space="preserve">-19 </w:t>
      </w:r>
      <w:r w:rsidR="00747DBD" w:rsidRPr="00BA7E40">
        <w:rPr>
          <w:rFonts w:ascii="Times New Roman" w:hAnsi="Times New Roman" w:cs="Times New Roman"/>
          <w:color w:val="000000"/>
        </w:rPr>
        <w:t>vaccination</w:t>
      </w:r>
      <w:r w:rsidR="00832D52">
        <w:rPr>
          <w:rFonts w:ascii="Times New Roman" w:hAnsi="Times New Roman" w:cs="Times New Roman"/>
          <w:color w:val="000000"/>
        </w:rPr>
        <w:t xml:space="preserve"> </w:t>
      </w:r>
      <w:r w:rsidR="00D82712">
        <w:rPr>
          <w:rFonts w:ascii="Times New Roman" w:hAnsi="Times New Roman" w:cs="Times New Roman"/>
          <w:color w:val="000000"/>
        </w:rPr>
        <w:t>countries. I</w:t>
      </w:r>
      <w:r w:rsidR="00747DBD" w:rsidRPr="00BA7E40">
        <w:rPr>
          <w:rFonts w:ascii="Times New Roman" w:hAnsi="Times New Roman" w:cs="Times New Roman"/>
          <w:color w:val="000000"/>
        </w:rPr>
        <w:t>n</w:t>
      </w:r>
      <w:r w:rsidR="00760BDD" w:rsidRPr="00BA7E40">
        <w:rPr>
          <w:rFonts w:ascii="Times New Roman" w:hAnsi="Times New Roman" w:cs="Times New Roman"/>
          <w:color w:val="000000"/>
        </w:rPr>
        <w:t xml:space="preserve"> the rest of the </w:t>
      </w:r>
      <w:r w:rsidR="00747DBD" w:rsidRPr="00BA7E40">
        <w:rPr>
          <w:rFonts w:ascii="Times New Roman" w:hAnsi="Times New Roman" w:cs="Times New Roman"/>
          <w:color w:val="000000"/>
        </w:rPr>
        <w:t>world</w:t>
      </w:r>
      <w:r w:rsidR="004559F8">
        <w:rPr>
          <w:rFonts w:ascii="Times New Roman" w:hAnsi="Times New Roman" w:cs="Times New Roman"/>
          <w:color w:val="000000"/>
        </w:rPr>
        <w:t xml:space="preserve"> (including SSA)</w:t>
      </w:r>
      <w:r w:rsidR="00D9287E">
        <w:rPr>
          <w:rFonts w:ascii="Times New Roman" w:hAnsi="Times New Roman" w:cs="Times New Roman"/>
          <w:color w:val="000000"/>
        </w:rPr>
        <w:t>,</w:t>
      </w:r>
      <w:r w:rsidR="00747DBD" w:rsidRPr="00BA7E40">
        <w:rPr>
          <w:rFonts w:ascii="Times New Roman" w:hAnsi="Times New Roman" w:cs="Times New Roman"/>
          <w:color w:val="000000"/>
        </w:rPr>
        <w:t xml:space="preserve"> </w:t>
      </w:r>
      <w:r w:rsidR="00A77338" w:rsidRPr="00BA7E40">
        <w:rPr>
          <w:rFonts w:ascii="Times New Roman" w:hAnsi="Times New Roman" w:cs="Times New Roman"/>
          <w:color w:val="000000"/>
        </w:rPr>
        <w:t>1</w:t>
      </w:r>
      <w:ins w:id="111" w:author="Mohammad Nayeem Hasan" w:date="2023-01-11T15:14:00Z">
        <w:r w:rsidR="006265C4">
          <w:rPr>
            <w:rFonts w:ascii="Times New Roman" w:hAnsi="Times New Roman" w:cs="Times New Roman"/>
            <w:color w:val="000000"/>
          </w:rPr>
          <w:t>94.84</w:t>
        </w:r>
      </w:ins>
      <w:del w:id="112" w:author="Mohammad Nayeem Hasan" w:date="2023-01-11T15:14:00Z">
        <w:r w:rsidR="00E70430" w:rsidDel="006265C4">
          <w:rPr>
            <w:rFonts w:ascii="Times New Roman" w:hAnsi="Times New Roman" w:cs="Times New Roman"/>
            <w:color w:val="000000"/>
          </w:rPr>
          <w:delText>71.67</w:delText>
        </w:r>
      </w:del>
      <w:r w:rsidR="00A77338" w:rsidRPr="00BA7E40">
        <w:rPr>
          <w:rFonts w:ascii="Times New Roman" w:hAnsi="Times New Roman" w:cs="Times New Roman"/>
          <w:color w:val="000000"/>
        </w:rPr>
        <w:t xml:space="preserve"> </w:t>
      </w:r>
      <w:r w:rsidR="00760BDD" w:rsidRPr="00BA7E40">
        <w:rPr>
          <w:rFonts w:ascii="Times New Roman" w:hAnsi="Times New Roman" w:cs="Times New Roman"/>
          <w:color w:val="000000"/>
        </w:rPr>
        <w:t xml:space="preserve">doses </w:t>
      </w:r>
      <w:r w:rsidR="00EA7C5E" w:rsidRPr="00BA7E40">
        <w:rPr>
          <w:rFonts w:ascii="Times New Roman" w:hAnsi="Times New Roman" w:cs="Times New Roman"/>
          <w:color w:val="000000"/>
        </w:rPr>
        <w:t xml:space="preserve">of COVID-19 vaccines </w:t>
      </w:r>
      <w:r w:rsidR="00D82712">
        <w:rPr>
          <w:rFonts w:ascii="Times New Roman" w:hAnsi="Times New Roman" w:cs="Times New Roman"/>
          <w:color w:val="000000"/>
        </w:rPr>
        <w:t xml:space="preserve">have been </w:t>
      </w:r>
      <w:r w:rsidR="00760BDD" w:rsidRPr="00BA7E40">
        <w:rPr>
          <w:rFonts w:ascii="Times New Roman" w:hAnsi="Times New Roman" w:cs="Times New Roman"/>
          <w:color w:val="000000"/>
        </w:rPr>
        <w:t>given</w:t>
      </w:r>
      <w:r w:rsidR="0037667B" w:rsidRPr="00BA7E40">
        <w:rPr>
          <w:rFonts w:ascii="Times New Roman" w:hAnsi="Times New Roman" w:cs="Times New Roman"/>
          <w:color w:val="000000"/>
        </w:rPr>
        <w:t xml:space="preserve">, </w:t>
      </w:r>
      <w:r w:rsidR="00747DBD" w:rsidRPr="00BA7E40">
        <w:rPr>
          <w:rFonts w:ascii="Times New Roman" w:hAnsi="Times New Roman" w:cs="Times New Roman"/>
          <w:color w:val="000000"/>
        </w:rPr>
        <w:t>whereas</w:t>
      </w:r>
      <w:r w:rsidR="0037667B" w:rsidRPr="00BA7E40">
        <w:rPr>
          <w:rFonts w:ascii="Times New Roman" w:hAnsi="Times New Roman" w:cs="Times New Roman"/>
          <w:color w:val="000000"/>
        </w:rPr>
        <w:t xml:space="preserve"> the </w:t>
      </w:r>
      <w:r w:rsidR="001E1B9E">
        <w:rPr>
          <w:rFonts w:ascii="Times New Roman" w:hAnsi="Times New Roman" w:cs="Times New Roman"/>
          <w:color w:val="000000"/>
        </w:rPr>
        <w:t>number</w:t>
      </w:r>
      <w:r w:rsidR="0037667B" w:rsidRPr="00BA7E40">
        <w:rPr>
          <w:rFonts w:ascii="Times New Roman" w:hAnsi="Times New Roman" w:cs="Times New Roman"/>
          <w:color w:val="000000"/>
        </w:rPr>
        <w:t xml:space="preserve"> is just </w:t>
      </w:r>
      <w:ins w:id="113" w:author="Mohammad Nayeem Hasan" w:date="2023-01-11T15:14:00Z">
        <w:r w:rsidR="006265C4">
          <w:rPr>
            <w:rFonts w:ascii="Times New Roman" w:hAnsi="Times New Roman" w:cs="Times New Roman"/>
          </w:rPr>
          <w:t>51.21</w:t>
        </w:r>
      </w:ins>
      <w:del w:id="114" w:author="Mohammad Nayeem Hasan" w:date="2023-01-11T15:14:00Z">
        <w:r w:rsidR="006D3B85" w:rsidDel="006265C4">
          <w:rPr>
            <w:rFonts w:ascii="Times New Roman" w:hAnsi="Times New Roman" w:cs="Times New Roman"/>
          </w:rPr>
          <w:delText>42.97</w:delText>
        </w:r>
      </w:del>
      <w:r w:rsidR="00A77338" w:rsidRPr="00BA7E40">
        <w:rPr>
          <w:rFonts w:ascii="Times New Roman" w:hAnsi="Times New Roman" w:cs="Times New Roman"/>
        </w:rPr>
        <w:t xml:space="preserve"> </w:t>
      </w:r>
      <w:r w:rsidR="0037667B" w:rsidRPr="00BA7E40">
        <w:rPr>
          <w:rFonts w:ascii="Times New Roman" w:hAnsi="Times New Roman" w:cs="Times New Roman"/>
        </w:rPr>
        <w:t>in Sub-Saharan Africa</w:t>
      </w:r>
      <w:r w:rsidR="00D03FC5" w:rsidRPr="00BA7E40">
        <w:rPr>
          <w:rFonts w:ascii="Times New Roman" w:hAnsi="Times New Roman" w:cs="Times New Roman"/>
        </w:rPr>
        <w:t xml:space="preserve"> (SSA)</w:t>
      </w:r>
      <w:r w:rsidR="00C02C2E" w:rsidRPr="00BA7E40">
        <w:rPr>
          <w:rFonts w:ascii="Times New Roman" w:hAnsi="Times New Roman" w:cs="Times New Roman"/>
        </w:rPr>
        <w:t xml:space="preserve"> </w:t>
      </w:r>
      <w:r w:rsidR="00C02C2E" w:rsidRPr="00BA7E40">
        <w:rPr>
          <w:rFonts w:ascii="Times New Roman" w:hAnsi="Times New Roman" w:cs="Times New Roman"/>
          <w:b/>
          <w:bCs/>
        </w:rPr>
        <w:t>(Table 1)</w:t>
      </w:r>
      <w:r w:rsidR="00760BDD" w:rsidRPr="00BA7E40">
        <w:rPr>
          <w:rFonts w:ascii="Times New Roman" w:hAnsi="Times New Roman" w:cs="Times New Roman"/>
          <w:color w:val="000000"/>
        </w:rPr>
        <w:t xml:space="preserve">. </w:t>
      </w:r>
      <w:r w:rsidR="00480E9E" w:rsidRPr="00BA7E40">
        <w:rPr>
          <w:rFonts w:ascii="Times New Roman" w:hAnsi="Times New Roman" w:cs="Times New Roman"/>
          <w:color w:val="000000"/>
        </w:rPr>
        <w:t xml:space="preserve">The </w:t>
      </w:r>
      <w:proofErr w:type="spellStart"/>
      <w:r w:rsidR="00480E9E" w:rsidRPr="00BA7E40">
        <w:rPr>
          <w:rFonts w:ascii="Times New Roman" w:hAnsi="Times New Roman" w:cs="Times New Roman"/>
          <w:color w:val="000000"/>
        </w:rPr>
        <w:t>rCFR</w:t>
      </w:r>
      <w:proofErr w:type="spellEnd"/>
      <w:r w:rsidR="00480E9E" w:rsidRPr="00BA7E40">
        <w:rPr>
          <w:rFonts w:ascii="Times New Roman" w:hAnsi="Times New Roman" w:cs="Times New Roman"/>
          <w:color w:val="000000"/>
        </w:rPr>
        <w:t xml:space="preserve"> is estimated as </w:t>
      </w:r>
      <w:r w:rsidR="00A77338" w:rsidRPr="00BA7E40">
        <w:rPr>
          <w:rFonts w:ascii="Times New Roman" w:hAnsi="Times New Roman" w:cs="Times New Roman"/>
          <w:color w:val="000000"/>
        </w:rPr>
        <w:t>1.</w:t>
      </w:r>
      <w:r w:rsidR="00EB20B6">
        <w:rPr>
          <w:rFonts w:ascii="Times New Roman" w:hAnsi="Times New Roman" w:cs="Times New Roman"/>
          <w:color w:val="000000"/>
        </w:rPr>
        <w:t>8</w:t>
      </w:r>
      <w:ins w:id="115" w:author="Mohammad Nayeem Hasan" w:date="2023-01-11T15:14:00Z">
        <w:r w:rsidR="006265C4">
          <w:rPr>
            <w:rFonts w:ascii="Times New Roman" w:hAnsi="Times New Roman" w:cs="Times New Roman"/>
            <w:color w:val="000000"/>
          </w:rPr>
          <w:t>9</w:t>
        </w:r>
      </w:ins>
      <w:del w:id="116" w:author="Mohammad Nayeem Hasan" w:date="2023-01-11T15:14:00Z">
        <w:r w:rsidR="00EB20B6" w:rsidDel="006265C4">
          <w:rPr>
            <w:rFonts w:ascii="Times New Roman" w:hAnsi="Times New Roman" w:cs="Times New Roman"/>
            <w:color w:val="000000"/>
          </w:rPr>
          <w:delText>3</w:delText>
        </w:r>
      </w:del>
      <w:r w:rsidR="00A77338" w:rsidRPr="00BA7E40">
        <w:rPr>
          <w:rFonts w:ascii="Times New Roman" w:hAnsi="Times New Roman" w:cs="Times New Roman"/>
          <w:color w:val="000000"/>
        </w:rPr>
        <w:t xml:space="preserve"> </w:t>
      </w:r>
      <w:r w:rsidR="00B81D14" w:rsidRPr="00BA7E40">
        <w:rPr>
          <w:rFonts w:ascii="Times New Roman" w:hAnsi="Times New Roman" w:cs="Times New Roman"/>
          <w:color w:val="000000"/>
        </w:rPr>
        <w:t>in the top-vaccinated countr</w:t>
      </w:r>
      <w:r w:rsidR="00CE7FB4">
        <w:rPr>
          <w:rFonts w:ascii="Times New Roman" w:hAnsi="Times New Roman" w:cs="Times New Roman"/>
          <w:color w:val="000000"/>
        </w:rPr>
        <w:t>ies</w:t>
      </w:r>
      <w:r w:rsidR="00B81D14" w:rsidRPr="00BA7E40">
        <w:rPr>
          <w:rFonts w:ascii="Times New Roman" w:hAnsi="Times New Roman" w:cs="Times New Roman"/>
          <w:color w:val="000000"/>
        </w:rPr>
        <w:t xml:space="preserve"> </w:t>
      </w:r>
      <w:r w:rsidR="00480E9E" w:rsidRPr="00BA7E40">
        <w:rPr>
          <w:rFonts w:ascii="Times New Roman" w:hAnsi="Times New Roman" w:cs="Times New Roman"/>
          <w:color w:val="000000"/>
        </w:rPr>
        <w:t xml:space="preserve">on </w:t>
      </w:r>
      <w:r w:rsidR="00135A0A" w:rsidRPr="00BA7E40">
        <w:rPr>
          <w:rFonts w:ascii="Times New Roman" w:hAnsi="Times New Roman" w:cs="Times New Roman"/>
          <w:color w:val="000000"/>
        </w:rPr>
        <w:t>5</w:t>
      </w:r>
      <w:r w:rsidR="00480E9E" w:rsidRPr="00BA7E40">
        <w:rPr>
          <w:rFonts w:ascii="Times New Roman" w:hAnsi="Times New Roman" w:cs="Times New Roman"/>
          <w:color w:val="000000"/>
        </w:rPr>
        <w:t xml:space="preserve"> </w:t>
      </w:r>
      <w:r w:rsidR="00135A0A" w:rsidRPr="00BA7E40">
        <w:rPr>
          <w:rFonts w:ascii="Times New Roman" w:hAnsi="Times New Roman" w:cs="Times New Roman"/>
          <w:color w:val="000000"/>
        </w:rPr>
        <w:t>Jan</w:t>
      </w:r>
      <w:r w:rsidR="008E2CE1" w:rsidRPr="00BA7E40">
        <w:rPr>
          <w:rFonts w:ascii="Times New Roman" w:hAnsi="Times New Roman" w:cs="Times New Roman"/>
          <w:color w:val="000000"/>
        </w:rPr>
        <w:t xml:space="preserve"> 2021</w:t>
      </w:r>
      <w:r w:rsidR="00D82712">
        <w:rPr>
          <w:rFonts w:ascii="Times New Roman" w:hAnsi="Times New Roman" w:cs="Times New Roman"/>
          <w:color w:val="000000"/>
        </w:rPr>
        <w:t>,</w:t>
      </w:r>
      <w:r w:rsidR="00480E9E" w:rsidRPr="00BA7E40">
        <w:rPr>
          <w:rFonts w:ascii="Times New Roman" w:hAnsi="Times New Roman" w:cs="Times New Roman"/>
          <w:color w:val="000000"/>
        </w:rPr>
        <w:t xml:space="preserve"> which </w:t>
      </w:r>
      <w:r w:rsidR="0026232B" w:rsidRPr="00BA7E40">
        <w:rPr>
          <w:rFonts w:ascii="Times New Roman" w:hAnsi="Times New Roman" w:cs="Times New Roman"/>
          <w:color w:val="000000"/>
        </w:rPr>
        <w:t xml:space="preserve">has dropped by </w:t>
      </w:r>
      <w:r w:rsidR="00A77338">
        <w:rPr>
          <w:rFonts w:ascii="Times New Roman" w:hAnsi="Times New Roman" w:cs="Times New Roman"/>
        </w:rPr>
        <w:t>6</w:t>
      </w:r>
      <w:r w:rsidR="006D3B85">
        <w:rPr>
          <w:rFonts w:ascii="Times New Roman" w:hAnsi="Times New Roman" w:cs="Times New Roman"/>
        </w:rPr>
        <w:t>9.</w:t>
      </w:r>
      <w:ins w:id="117" w:author="Mohammad Nayeem Hasan" w:date="2023-01-11T15:14:00Z">
        <w:r w:rsidR="006265C4">
          <w:rPr>
            <w:rFonts w:ascii="Times New Roman" w:hAnsi="Times New Roman" w:cs="Times New Roman"/>
          </w:rPr>
          <w:t>31</w:t>
        </w:r>
      </w:ins>
      <w:del w:id="118" w:author="Mohammad Nayeem Hasan" w:date="2023-01-11T15:14:00Z">
        <w:r w:rsidR="006D3B85" w:rsidDel="006265C4">
          <w:rPr>
            <w:rFonts w:ascii="Times New Roman" w:hAnsi="Times New Roman" w:cs="Times New Roman"/>
          </w:rPr>
          <w:delText>95</w:delText>
        </w:r>
      </w:del>
      <w:r w:rsidR="00A77338" w:rsidRPr="00BA7E40">
        <w:rPr>
          <w:rFonts w:ascii="Times New Roman" w:hAnsi="Times New Roman" w:cs="Times New Roman"/>
        </w:rPr>
        <w:t xml:space="preserve">% </w:t>
      </w:r>
      <w:r w:rsidR="00BB6F3D" w:rsidRPr="00BA7E40">
        <w:rPr>
          <w:rFonts w:ascii="Times New Roman" w:hAnsi="Times New Roman" w:cs="Times New Roman"/>
          <w:color w:val="000000"/>
        </w:rPr>
        <w:t xml:space="preserve">at </w:t>
      </w:r>
      <w:r w:rsidR="00A77338">
        <w:rPr>
          <w:rFonts w:ascii="Times New Roman" w:hAnsi="Times New Roman" w:cs="Times New Roman"/>
          <w:color w:val="000000"/>
        </w:rPr>
        <w:t>0.5</w:t>
      </w:r>
      <w:ins w:id="119" w:author="Mohammad Nayeem Hasan" w:date="2023-01-11T15:14:00Z">
        <w:r w:rsidR="006265C4">
          <w:rPr>
            <w:rFonts w:ascii="Times New Roman" w:hAnsi="Times New Roman" w:cs="Times New Roman"/>
            <w:color w:val="000000"/>
          </w:rPr>
          <w:t>8</w:t>
        </w:r>
      </w:ins>
      <w:del w:id="120" w:author="Mohammad Nayeem Hasan" w:date="2023-01-11T15:14:00Z">
        <w:r w:rsidR="006D3B85" w:rsidDel="006265C4">
          <w:rPr>
            <w:rFonts w:ascii="Times New Roman" w:hAnsi="Times New Roman" w:cs="Times New Roman"/>
            <w:color w:val="000000"/>
          </w:rPr>
          <w:delText>5</w:delText>
        </w:r>
      </w:del>
      <w:r w:rsidR="00A77338" w:rsidRPr="00BA7E40">
        <w:rPr>
          <w:rFonts w:ascii="Times New Roman" w:hAnsi="Times New Roman" w:cs="Times New Roman"/>
          <w:color w:val="000000"/>
        </w:rPr>
        <w:t xml:space="preserve"> </w:t>
      </w:r>
      <w:r w:rsidR="003A1215" w:rsidRPr="00BA7E40">
        <w:rPr>
          <w:rFonts w:ascii="Times New Roman" w:hAnsi="Times New Roman" w:cs="Times New Roman"/>
          <w:color w:val="000000"/>
        </w:rPr>
        <w:t xml:space="preserve">on </w:t>
      </w:r>
      <w:r w:rsidR="006D3B85">
        <w:rPr>
          <w:rFonts w:ascii="Times New Roman" w:hAnsi="Times New Roman" w:cs="Times New Roman"/>
          <w:color w:val="000000"/>
        </w:rPr>
        <w:t>31</w:t>
      </w:r>
      <w:r w:rsidR="00A77338" w:rsidRPr="00BA7E40">
        <w:rPr>
          <w:rFonts w:ascii="Times New Roman" w:hAnsi="Times New Roman" w:cs="Times New Roman"/>
          <w:color w:val="000000"/>
        </w:rPr>
        <w:t xml:space="preserve"> </w:t>
      </w:r>
      <w:del w:id="121" w:author="Mohammad Nayeem Hasan" w:date="2023-01-11T15:15:00Z">
        <w:r w:rsidR="006D3B85" w:rsidDel="006265C4">
          <w:rPr>
            <w:rFonts w:ascii="Times New Roman" w:hAnsi="Times New Roman" w:cs="Times New Roman"/>
            <w:color w:val="000000"/>
          </w:rPr>
          <w:delText>August</w:delText>
        </w:r>
        <w:r w:rsidR="00A77338" w:rsidRPr="00BA7E40" w:rsidDel="006265C4">
          <w:rPr>
            <w:rFonts w:ascii="Times New Roman" w:hAnsi="Times New Roman" w:cs="Times New Roman"/>
            <w:color w:val="000000"/>
          </w:rPr>
          <w:delText xml:space="preserve"> </w:delText>
        </w:r>
      </w:del>
      <w:ins w:id="122" w:author="Mohammad Nayeem Hasan" w:date="2023-01-11T15:15:00Z">
        <w:r w:rsidR="006265C4">
          <w:rPr>
            <w:rFonts w:ascii="Times New Roman" w:hAnsi="Times New Roman" w:cs="Times New Roman"/>
            <w:color w:val="000000"/>
          </w:rPr>
          <w:t>December</w:t>
        </w:r>
        <w:r w:rsidR="006265C4" w:rsidRPr="00BA7E40">
          <w:rPr>
            <w:rFonts w:ascii="Times New Roman" w:hAnsi="Times New Roman" w:cs="Times New Roman"/>
            <w:color w:val="000000"/>
          </w:rPr>
          <w:t xml:space="preserve"> </w:t>
        </w:r>
      </w:ins>
      <w:r w:rsidR="00A77338" w:rsidRPr="00BA7E40">
        <w:rPr>
          <w:rFonts w:ascii="Times New Roman" w:hAnsi="Times New Roman" w:cs="Times New Roman"/>
          <w:color w:val="000000"/>
        </w:rPr>
        <w:t>2022</w:t>
      </w:r>
      <w:r w:rsidR="00FE5FE9" w:rsidRPr="00BA7E40">
        <w:rPr>
          <w:rFonts w:ascii="Times New Roman" w:hAnsi="Times New Roman" w:cs="Times New Roman"/>
          <w:color w:val="000000"/>
        </w:rPr>
        <w:t xml:space="preserve">. </w:t>
      </w:r>
      <w:r w:rsidR="00C26445" w:rsidRPr="00BA7E40">
        <w:rPr>
          <w:rFonts w:ascii="Times New Roman" w:hAnsi="Times New Roman" w:cs="Times New Roman"/>
          <w:color w:val="000000"/>
        </w:rPr>
        <w:t xml:space="preserve">In </w:t>
      </w:r>
      <w:r w:rsidR="00D9287E">
        <w:rPr>
          <w:rFonts w:ascii="Times New Roman" w:hAnsi="Times New Roman" w:cs="Times New Roman"/>
          <w:color w:val="000000"/>
        </w:rPr>
        <w:t xml:space="preserve">the </w:t>
      </w:r>
      <w:r w:rsidR="00C26445" w:rsidRPr="00BA7E40">
        <w:rPr>
          <w:rFonts w:ascii="Times New Roman" w:hAnsi="Times New Roman" w:cs="Times New Roman"/>
          <w:color w:val="000000"/>
        </w:rPr>
        <w:t>rest of the world</w:t>
      </w:r>
      <w:r w:rsidR="00A06B65">
        <w:rPr>
          <w:rFonts w:ascii="Times New Roman" w:hAnsi="Times New Roman" w:cs="Times New Roman"/>
          <w:color w:val="000000"/>
        </w:rPr>
        <w:t>,</w:t>
      </w:r>
      <w:r w:rsidR="00C26445" w:rsidRPr="00BA7E40">
        <w:rPr>
          <w:rFonts w:ascii="Times New Roman" w:hAnsi="Times New Roman" w:cs="Times New Roman"/>
          <w:color w:val="000000"/>
        </w:rPr>
        <w:t xml:space="preserve"> </w:t>
      </w:r>
      <w:r w:rsidR="0060192B" w:rsidRPr="00BA7E40">
        <w:rPr>
          <w:rFonts w:ascii="Times New Roman" w:hAnsi="Times New Roman" w:cs="Times New Roman"/>
          <w:color w:val="000000"/>
        </w:rPr>
        <w:t xml:space="preserve">the </w:t>
      </w:r>
      <w:proofErr w:type="spellStart"/>
      <w:r w:rsidR="0060192B" w:rsidRPr="00BA7E40">
        <w:rPr>
          <w:rFonts w:ascii="Times New Roman" w:hAnsi="Times New Roman" w:cs="Times New Roman"/>
          <w:color w:val="000000"/>
        </w:rPr>
        <w:t>rCFR</w:t>
      </w:r>
      <w:proofErr w:type="spellEnd"/>
      <w:r w:rsidR="0060192B" w:rsidRPr="00BA7E40">
        <w:rPr>
          <w:rFonts w:ascii="Times New Roman" w:hAnsi="Times New Roman" w:cs="Times New Roman"/>
          <w:color w:val="000000"/>
        </w:rPr>
        <w:t xml:space="preserve"> dropped from </w:t>
      </w:r>
      <w:r w:rsidR="00A77338" w:rsidRPr="00BA7E40">
        <w:rPr>
          <w:rFonts w:ascii="Times New Roman" w:hAnsi="Times New Roman" w:cs="Times New Roman"/>
          <w:color w:val="000000"/>
        </w:rPr>
        <w:t>2.</w:t>
      </w:r>
      <w:ins w:id="123" w:author="Mohammad Nayeem Hasan" w:date="2023-01-11T15:15:00Z">
        <w:r w:rsidR="006265C4">
          <w:rPr>
            <w:rFonts w:ascii="Times New Roman" w:hAnsi="Times New Roman" w:cs="Times New Roman"/>
            <w:color w:val="000000"/>
          </w:rPr>
          <w:t>34</w:t>
        </w:r>
      </w:ins>
      <w:del w:id="124" w:author="Mohammad Nayeem Hasan" w:date="2023-01-11T15:15:00Z">
        <w:r w:rsidR="00E70430" w:rsidDel="006265C4">
          <w:rPr>
            <w:rFonts w:ascii="Times New Roman" w:hAnsi="Times New Roman" w:cs="Times New Roman"/>
            <w:color w:val="000000"/>
          </w:rPr>
          <w:delText>51</w:delText>
        </w:r>
      </w:del>
      <w:r w:rsidR="00A77338" w:rsidRPr="00BA7E40">
        <w:rPr>
          <w:rFonts w:ascii="Times New Roman" w:hAnsi="Times New Roman" w:cs="Times New Roman"/>
          <w:color w:val="000000"/>
        </w:rPr>
        <w:t xml:space="preserve"> </w:t>
      </w:r>
      <w:r w:rsidR="0060192B" w:rsidRPr="00BA7E40">
        <w:rPr>
          <w:rFonts w:ascii="Times New Roman" w:hAnsi="Times New Roman" w:cs="Times New Roman"/>
          <w:color w:val="000000"/>
        </w:rPr>
        <w:t>on 5 Jan</w:t>
      </w:r>
      <w:r w:rsidR="00CD64E8" w:rsidRPr="00BA7E40">
        <w:rPr>
          <w:rFonts w:ascii="Times New Roman" w:hAnsi="Times New Roman" w:cs="Times New Roman"/>
          <w:color w:val="000000"/>
        </w:rPr>
        <w:t xml:space="preserve"> 2021</w:t>
      </w:r>
      <w:r w:rsidR="0060192B" w:rsidRPr="00BA7E40">
        <w:rPr>
          <w:rFonts w:ascii="Times New Roman" w:hAnsi="Times New Roman" w:cs="Times New Roman"/>
          <w:color w:val="000000"/>
        </w:rPr>
        <w:t xml:space="preserve"> to </w:t>
      </w:r>
      <w:r w:rsidR="00A77338">
        <w:rPr>
          <w:rFonts w:ascii="Times New Roman" w:hAnsi="Times New Roman" w:cs="Times New Roman"/>
          <w:color w:val="000000"/>
        </w:rPr>
        <w:t>1.</w:t>
      </w:r>
      <w:r w:rsidR="00FD745C">
        <w:rPr>
          <w:rFonts w:ascii="Times New Roman" w:hAnsi="Times New Roman" w:cs="Times New Roman"/>
          <w:color w:val="000000"/>
        </w:rPr>
        <w:t>7</w:t>
      </w:r>
      <w:r w:rsidR="00E70430">
        <w:rPr>
          <w:rFonts w:ascii="Times New Roman" w:hAnsi="Times New Roman" w:cs="Times New Roman"/>
          <w:color w:val="000000"/>
        </w:rPr>
        <w:t>2</w:t>
      </w:r>
      <w:r w:rsidR="00A77338" w:rsidRPr="00BA7E40">
        <w:rPr>
          <w:rFonts w:ascii="Times New Roman" w:hAnsi="Times New Roman" w:cs="Times New Roman"/>
          <w:color w:val="000000"/>
        </w:rPr>
        <w:t xml:space="preserve"> </w:t>
      </w:r>
      <w:r w:rsidR="0060192B" w:rsidRPr="00BA7E40">
        <w:rPr>
          <w:rFonts w:ascii="Times New Roman" w:hAnsi="Times New Roman" w:cs="Times New Roman"/>
          <w:color w:val="000000"/>
        </w:rPr>
        <w:t xml:space="preserve">on </w:t>
      </w:r>
      <w:r w:rsidR="00FD745C">
        <w:rPr>
          <w:rFonts w:ascii="Times New Roman" w:hAnsi="Times New Roman" w:cs="Times New Roman"/>
          <w:color w:val="000000"/>
        </w:rPr>
        <w:t>31</w:t>
      </w:r>
      <w:r w:rsidR="00A77338" w:rsidRPr="00BA7E40">
        <w:rPr>
          <w:rFonts w:ascii="Times New Roman" w:hAnsi="Times New Roman" w:cs="Times New Roman"/>
          <w:color w:val="000000"/>
        </w:rPr>
        <w:t xml:space="preserve"> </w:t>
      </w:r>
      <w:del w:id="125" w:author="Mohammad Nayeem Hasan" w:date="2023-01-11T15:15:00Z">
        <w:r w:rsidR="00FD745C" w:rsidDel="006265C4">
          <w:rPr>
            <w:rFonts w:ascii="Times New Roman" w:hAnsi="Times New Roman" w:cs="Times New Roman"/>
            <w:color w:val="000000"/>
          </w:rPr>
          <w:delText>August</w:delText>
        </w:r>
        <w:r w:rsidR="00A77338" w:rsidRPr="00BA7E40" w:rsidDel="006265C4">
          <w:rPr>
            <w:rFonts w:ascii="Times New Roman" w:hAnsi="Times New Roman" w:cs="Times New Roman"/>
            <w:color w:val="000000"/>
          </w:rPr>
          <w:delText xml:space="preserve"> </w:delText>
        </w:r>
      </w:del>
      <w:ins w:id="126" w:author="Mohammad Nayeem Hasan" w:date="2023-01-11T15:15:00Z">
        <w:r w:rsidR="006265C4">
          <w:rPr>
            <w:rFonts w:ascii="Times New Roman" w:hAnsi="Times New Roman" w:cs="Times New Roman"/>
            <w:color w:val="000000"/>
          </w:rPr>
          <w:t>December</w:t>
        </w:r>
        <w:r w:rsidR="006265C4" w:rsidRPr="00BA7E40">
          <w:rPr>
            <w:rFonts w:ascii="Times New Roman" w:hAnsi="Times New Roman" w:cs="Times New Roman"/>
            <w:color w:val="000000"/>
          </w:rPr>
          <w:t xml:space="preserve"> </w:t>
        </w:r>
      </w:ins>
      <w:r w:rsidR="00A77338" w:rsidRPr="00BA7E40">
        <w:rPr>
          <w:rFonts w:ascii="Times New Roman" w:hAnsi="Times New Roman" w:cs="Times New Roman"/>
          <w:color w:val="000000"/>
        </w:rPr>
        <w:t>2022</w:t>
      </w:r>
      <w:r w:rsidR="0060192B" w:rsidRPr="00BA7E40">
        <w:rPr>
          <w:rFonts w:ascii="Times New Roman" w:hAnsi="Times New Roman" w:cs="Times New Roman"/>
          <w:color w:val="000000"/>
        </w:rPr>
        <w:t xml:space="preserve">, </w:t>
      </w:r>
      <w:r w:rsidR="00A06B65">
        <w:rPr>
          <w:rFonts w:ascii="Times New Roman" w:hAnsi="Times New Roman" w:cs="Times New Roman"/>
          <w:color w:val="000000"/>
        </w:rPr>
        <w:t xml:space="preserve">which represents a reduction of </w:t>
      </w:r>
      <w:r w:rsidR="0027237C" w:rsidRPr="00BA7E40">
        <w:rPr>
          <w:rFonts w:ascii="Times New Roman" w:hAnsi="Times New Roman" w:cs="Times New Roman"/>
          <w:color w:val="000000" w:themeColor="text1"/>
        </w:rPr>
        <w:t xml:space="preserve">only </w:t>
      </w:r>
      <w:ins w:id="127" w:author="Mohammad Nayeem Hasan" w:date="2023-01-11T15:15:00Z">
        <w:r w:rsidR="006265C4">
          <w:rPr>
            <w:rFonts w:ascii="Times New Roman" w:hAnsi="Times New Roman" w:cs="Times New Roman"/>
            <w:color w:val="000000" w:themeColor="text1"/>
          </w:rPr>
          <w:t>26.50</w:t>
        </w:r>
      </w:ins>
      <w:del w:id="128" w:author="Mohammad Nayeem Hasan" w:date="2023-01-11T15:15:00Z">
        <w:r w:rsidR="002D78DD" w:rsidDel="006265C4">
          <w:rPr>
            <w:rFonts w:ascii="Times New Roman" w:hAnsi="Times New Roman" w:cs="Times New Roman"/>
            <w:color w:val="000000" w:themeColor="text1"/>
          </w:rPr>
          <w:delText>31.47</w:delText>
        </w:r>
      </w:del>
      <w:r w:rsidR="00A77338" w:rsidRPr="00BA7E40">
        <w:rPr>
          <w:rFonts w:ascii="Times New Roman" w:hAnsi="Times New Roman" w:cs="Times New Roman"/>
          <w:color w:val="000000" w:themeColor="text1"/>
        </w:rPr>
        <w:t xml:space="preserve">% </w:t>
      </w:r>
      <w:r w:rsidR="00FC3B95" w:rsidRPr="00BA7E40">
        <w:rPr>
          <w:rFonts w:ascii="Times New Roman" w:hAnsi="Times New Roman" w:cs="Times New Roman"/>
          <w:color w:val="000000"/>
        </w:rPr>
        <w:t>(</w:t>
      </w:r>
      <w:r w:rsidR="00FC3B95" w:rsidRPr="00BA7E40">
        <w:rPr>
          <w:rFonts w:ascii="Times New Roman" w:hAnsi="Times New Roman" w:cs="Times New Roman"/>
          <w:b/>
          <w:bCs/>
          <w:color w:val="000000"/>
        </w:rPr>
        <w:t>Table 1</w:t>
      </w:r>
      <w:r w:rsidR="00FC3B95" w:rsidRPr="00BA7E40">
        <w:rPr>
          <w:rFonts w:ascii="Times New Roman" w:hAnsi="Times New Roman" w:cs="Times New Roman"/>
          <w:color w:val="000000"/>
        </w:rPr>
        <w:t>)</w:t>
      </w:r>
      <w:r w:rsidR="0060192B" w:rsidRPr="00BA7E40">
        <w:rPr>
          <w:rFonts w:ascii="Times New Roman" w:hAnsi="Times New Roman" w:cs="Times New Roman"/>
          <w:color w:val="000000"/>
        </w:rPr>
        <w:t xml:space="preserve">. </w:t>
      </w:r>
      <w:r w:rsidR="002F1C77" w:rsidRPr="00BA7E40">
        <w:rPr>
          <w:rFonts w:ascii="Times New Roman" w:hAnsi="Times New Roman" w:cs="Times New Roman"/>
          <w:color w:val="000000"/>
        </w:rPr>
        <w:t xml:space="preserve"> </w:t>
      </w:r>
      <w:r w:rsidR="003A429F" w:rsidRPr="00BA7E40">
        <w:rPr>
          <w:rFonts w:ascii="Times New Roman" w:hAnsi="Times New Roman" w:cs="Times New Roman"/>
          <w:color w:val="000000"/>
        </w:rPr>
        <w:t xml:space="preserve">In </w:t>
      </w:r>
      <w:r w:rsidR="00B80B00" w:rsidRPr="00BA7E40">
        <w:rPr>
          <w:rFonts w:ascii="Times New Roman" w:hAnsi="Times New Roman" w:cs="Times New Roman"/>
          <w:color w:val="000000"/>
        </w:rPr>
        <w:t>SSA</w:t>
      </w:r>
      <w:r w:rsidR="00B563D5" w:rsidRPr="00BA7E40">
        <w:rPr>
          <w:rFonts w:ascii="Times New Roman" w:hAnsi="Times New Roman" w:cs="Times New Roman"/>
          <w:color w:val="000000"/>
        </w:rPr>
        <w:t>,</w:t>
      </w:r>
      <w:r w:rsidR="003A429F" w:rsidRPr="00BA7E40">
        <w:rPr>
          <w:rFonts w:ascii="Times New Roman" w:hAnsi="Times New Roman" w:cs="Times New Roman"/>
          <w:color w:val="000000"/>
        </w:rPr>
        <w:t xml:space="preserve"> </w:t>
      </w:r>
      <w:r w:rsidR="005A1295" w:rsidRPr="00BA7E40">
        <w:rPr>
          <w:rFonts w:ascii="Times New Roman" w:hAnsi="Times New Roman" w:cs="Times New Roman"/>
          <w:color w:val="000000"/>
        </w:rPr>
        <w:t xml:space="preserve">the </w:t>
      </w:r>
      <w:proofErr w:type="spellStart"/>
      <w:r w:rsidR="005A1295" w:rsidRPr="00BA7E40">
        <w:rPr>
          <w:rFonts w:ascii="Times New Roman" w:hAnsi="Times New Roman" w:cs="Times New Roman"/>
          <w:color w:val="000000"/>
        </w:rPr>
        <w:t>rCFR</w:t>
      </w:r>
      <w:proofErr w:type="spellEnd"/>
      <w:r w:rsidR="005A1295" w:rsidRPr="00BA7E40">
        <w:rPr>
          <w:rFonts w:ascii="Times New Roman" w:hAnsi="Times New Roman" w:cs="Times New Roman"/>
          <w:color w:val="000000"/>
        </w:rPr>
        <w:t xml:space="preserve"> </w:t>
      </w:r>
      <w:r w:rsidR="003D37A4" w:rsidRPr="00BA7E40">
        <w:rPr>
          <w:rFonts w:ascii="Times New Roman" w:hAnsi="Times New Roman" w:cs="Times New Roman"/>
          <w:color w:val="000000"/>
        </w:rPr>
        <w:t xml:space="preserve">has </w:t>
      </w:r>
      <w:r w:rsidR="00FD745C">
        <w:rPr>
          <w:rFonts w:ascii="Times New Roman" w:hAnsi="Times New Roman" w:cs="Times New Roman"/>
          <w:color w:val="000000"/>
        </w:rPr>
        <w:t>de</w:t>
      </w:r>
      <w:r w:rsidR="003D37A4" w:rsidRPr="00BA7E40">
        <w:rPr>
          <w:rFonts w:ascii="Times New Roman" w:hAnsi="Times New Roman" w:cs="Times New Roman"/>
          <w:color w:val="000000"/>
        </w:rPr>
        <w:t xml:space="preserve">creased by </w:t>
      </w:r>
      <w:r w:rsidR="00FD745C">
        <w:rPr>
          <w:rFonts w:ascii="Times New Roman" w:hAnsi="Times New Roman" w:cs="Times New Roman"/>
          <w:color w:val="000000"/>
        </w:rPr>
        <w:t>7.</w:t>
      </w:r>
      <w:ins w:id="129" w:author="Mohammad Nayeem Hasan" w:date="2023-01-11T15:16:00Z">
        <w:r w:rsidR="006265C4">
          <w:rPr>
            <w:rFonts w:ascii="Times New Roman" w:hAnsi="Times New Roman" w:cs="Times New Roman"/>
            <w:color w:val="000000"/>
          </w:rPr>
          <w:t>61</w:t>
        </w:r>
      </w:ins>
      <w:del w:id="130" w:author="Mohammad Nayeem Hasan" w:date="2023-01-11T15:16:00Z">
        <w:r w:rsidR="00FD745C" w:rsidDel="006265C4">
          <w:rPr>
            <w:rFonts w:ascii="Times New Roman" w:hAnsi="Times New Roman" w:cs="Times New Roman"/>
            <w:color w:val="000000"/>
          </w:rPr>
          <w:delText>07</w:delText>
        </w:r>
      </w:del>
      <w:r w:rsidR="003D37A4" w:rsidRPr="00BA7E40">
        <w:rPr>
          <w:rFonts w:ascii="Times New Roman" w:hAnsi="Times New Roman" w:cs="Times New Roman"/>
          <w:color w:val="000000"/>
        </w:rPr>
        <w:t>% over the period</w:t>
      </w:r>
      <w:r w:rsidR="008E3946" w:rsidRPr="00BA7E40">
        <w:rPr>
          <w:rFonts w:ascii="Times New Roman" w:hAnsi="Times New Roman" w:cs="Times New Roman"/>
          <w:color w:val="000000"/>
        </w:rPr>
        <w:t xml:space="preserve"> (1.9</w:t>
      </w:r>
      <w:ins w:id="131" w:author="Mohammad Nayeem Hasan" w:date="2023-01-11T15:16:00Z">
        <w:r w:rsidR="006265C4">
          <w:rPr>
            <w:rFonts w:ascii="Times New Roman" w:hAnsi="Times New Roman" w:cs="Times New Roman"/>
            <w:color w:val="000000"/>
          </w:rPr>
          <w:t>7</w:t>
        </w:r>
      </w:ins>
      <w:del w:id="132" w:author="Mohammad Nayeem Hasan" w:date="2023-01-11T15:16:00Z">
        <w:r w:rsidR="00EB20B6" w:rsidDel="006265C4">
          <w:rPr>
            <w:rFonts w:ascii="Times New Roman" w:hAnsi="Times New Roman" w:cs="Times New Roman"/>
            <w:color w:val="000000"/>
          </w:rPr>
          <w:delText>8</w:delText>
        </w:r>
      </w:del>
      <w:r w:rsidR="008E3946" w:rsidRPr="00BA7E40">
        <w:rPr>
          <w:rFonts w:ascii="Times New Roman" w:hAnsi="Times New Roman" w:cs="Times New Roman"/>
          <w:color w:val="000000"/>
        </w:rPr>
        <w:t xml:space="preserve"> vs. 1.8</w:t>
      </w:r>
      <w:ins w:id="133" w:author="Mohammad Nayeem Hasan" w:date="2023-01-11T15:16:00Z">
        <w:r w:rsidR="006265C4">
          <w:rPr>
            <w:rFonts w:ascii="Times New Roman" w:hAnsi="Times New Roman" w:cs="Times New Roman"/>
            <w:color w:val="000000"/>
          </w:rPr>
          <w:t>2</w:t>
        </w:r>
      </w:ins>
      <w:del w:id="134" w:author="Mohammad Nayeem Hasan" w:date="2023-01-11T15:16:00Z">
        <w:r w:rsidR="00F60CDD" w:rsidDel="006265C4">
          <w:rPr>
            <w:rFonts w:ascii="Times New Roman" w:hAnsi="Times New Roman" w:cs="Times New Roman"/>
            <w:color w:val="000000"/>
          </w:rPr>
          <w:delText>4</w:delText>
        </w:r>
      </w:del>
      <w:r w:rsidR="008E3946" w:rsidRPr="00BA7E40">
        <w:rPr>
          <w:rFonts w:ascii="Times New Roman" w:hAnsi="Times New Roman" w:cs="Times New Roman"/>
          <w:color w:val="000000"/>
        </w:rPr>
        <w:t xml:space="preserve">). </w:t>
      </w:r>
      <w:r w:rsidR="006336DD">
        <w:rPr>
          <w:rFonts w:ascii="Times New Roman" w:hAnsi="Times New Roman" w:cs="Times New Roman"/>
        </w:rPr>
        <w:t xml:space="preserve">Between 5 Jan 2021 and </w:t>
      </w:r>
      <w:ins w:id="135" w:author="Mohammad Nayeem Hasan" w:date="2023-01-11T15:16:00Z">
        <w:r w:rsidR="006265C4">
          <w:rPr>
            <w:rFonts w:ascii="Times New Roman" w:hAnsi="Times New Roman" w:cs="Times New Roman"/>
          </w:rPr>
          <w:t>31</w:t>
        </w:r>
      </w:ins>
      <w:del w:id="136" w:author="Mohammad Nayeem Hasan" w:date="2023-01-11T15:16:00Z">
        <w:r w:rsidR="00FD745C" w:rsidDel="006265C4">
          <w:rPr>
            <w:rFonts w:ascii="Times New Roman" w:hAnsi="Times New Roman" w:cs="Times New Roman"/>
          </w:rPr>
          <w:delText>29</w:delText>
        </w:r>
      </w:del>
      <w:r w:rsidR="006336DD">
        <w:rPr>
          <w:rFonts w:ascii="Times New Roman" w:hAnsi="Times New Roman" w:cs="Times New Roman"/>
        </w:rPr>
        <w:t xml:space="preserve"> </w:t>
      </w:r>
      <w:del w:id="137" w:author="Mohammad Nayeem Hasan" w:date="2023-01-11T15:16:00Z">
        <w:r w:rsidR="00FD745C" w:rsidDel="006265C4">
          <w:rPr>
            <w:rFonts w:ascii="Times New Roman" w:hAnsi="Times New Roman" w:cs="Times New Roman"/>
          </w:rPr>
          <w:delText>August</w:delText>
        </w:r>
        <w:r w:rsidR="006336DD" w:rsidDel="006265C4">
          <w:rPr>
            <w:rFonts w:ascii="Times New Roman" w:hAnsi="Times New Roman" w:cs="Times New Roman"/>
          </w:rPr>
          <w:delText xml:space="preserve"> </w:delText>
        </w:r>
      </w:del>
      <w:ins w:id="138" w:author="Mohammad Nayeem Hasan" w:date="2023-01-11T15:16:00Z">
        <w:r w:rsidR="006265C4">
          <w:rPr>
            <w:rFonts w:ascii="Times New Roman" w:hAnsi="Times New Roman" w:cs="Times New Roman"/>
          </w:rPr>
          <w:t xml:space="preserve">December </w:t>
        </w:r>
      </w:ins>
      <w:r w:rsidR="006336DD">
        <w:rPr>
          <w:rFonts w:ascii="Times New Roman" w:hAnsi="Times New Roman" w:cs="Times New Roman"/>
        </w:rPr>
        <w:t xml:space="preserve">2022, the excess mortality had dropped by </w:t>
      </w:r>
      <w:ins w:id="139" w:author="Mohammad Nayeem Hasan" w:date="2023-01-11T15:16:00Z">
        <w:r w:rsidR="006265C4">
          <w:rPr>
            <w:rFonts w:ascii="Times New Roman" w:hAnsi="Times New Roman" w:cs="Times New Roman"/>
          </w:rPr>
          <w:t>48.65</w:t>
        </w:r>
      </w:ins>
      <w:del w:id="140" w:author="Mohammad Nayeem Hasan" w:date="2023-01-11T15:16:00Z">
        <w:r w:rsidR="00F60CDD" w:rsidDel="006265C4">
          <w:rPr>
            <w:rFonts w:ascii="Times New Roman" w:hAnsi="Times New Roman" w:cs="Times New Roman"/>
          </w:rPr>
          <w:delText>35.14</w:delText>
        </w:r>
      </w:del>
      <w:r w:rsidR="006336DD">
        <w:rPr>
          <w:rFonts w:ascii="Times New Roman" w:hAnsi="Times New Roman" w:cs="Times New Roman"/>
        </w:rPr>
        <w:t>% in top vaccinated countries compared</w:t>
      </w:r>
      <w:r w:rsidR="00D82712">
        <w:rPr>
          <w:rFonts w:ascii="Times New Roman" w:hAnsi="Times New Roman" w:cs="Times New Roman"/>
        </w:rPr>
        <w:t xml:space="preserve"> to</w:t>
      </w:r>
      <w:r w:rsidR="006336DD">
        <w:rPr>
          <w:rFonts w:ascii="Times New Roman" w:hAnsi="Times New Roman" w:cs="Times New Roman"/>
        </w:rPr>
        <w:t xml:space="preserve"> </w:t>
      </w:r>
      <w:ins w:id="141" w:author="Mohammad Nayeem Hasan" w:date="2023-01-11T15:16:00Z">
        <w:r w:rsidR="006265C4">
          <w:rPr>
            <w:rFonts w:ascii="Times New Roman" w:hAnsi="Times New Roman" w:cs="Times New Roman"/>
          </w:rPr>
          <w:t>62.50</w:t>
        </w:r>
      </w:ins>
      <w:del w:id="142" w:author="Mohammad Nayeem Hasan" w:date="2023-01-11T15:16:00Z">
        <w:r w:rsidR="00FD745C" w:rsidDel="006265C4">
          <w:rPr>
            <w:rFonts w:ascii="Times New Roman" w:hAnsi="Times New Roman" w:cs="Times New Roman"/>
          </w:rPr>
          <w:delText>58.</w:delText>
        </w:r>
        <w:r w:rsidR="00F60CDD" w:rsidDel="006265C4">
          <w:rPr>
            <w:rFonts w:ascii="Times New Roman" w:hAnsi="Times New Roman" w:cs="Times New Roman"/>
          </w:rPr>
          <w:delText>70</w:delText>
        </w:r>
      </w:del>
      <w:r w:rsidR="006336DD">
        <w:rPr>
          <w:rFonts w:ascii="Times New Roman" w:hAnsi="Times New Roman" w:cs="Times New Roman"/>
        </w:rPr>
        <w:t xml:space="preserve">% in the rest of the world and </w:t>
      </w:r>
      <w:r w:rsidR="00FD745C">
        <w:rPr>
          <w:rFonts w:ascii="Times New Roman" w:hAnsi="Times New Roman" w:cs="Times New Roman"/>
        </w:rPr>
        <w:t>6</w:t>
      </w:r>
      <w:ins w:id="143" w:author="Mohammad Nayeem Hasan" w:date="2023-01-11T15:16:00Z">
        <w:r w:rsidR="006265C4">
          <w:rPr>
            <w:rFonts w:ascii="Times New Roman" w:hAnsi="Times New Roman" w:cs="Times New Roman"/>
          </w:rPr>
          <w:t>0.</w:t>
        </w:r>
      </w:ins>
      <w:ins w:id="144" w:author="Mohammad Nayeem Hasan" w:date="2023-01-11T15:17:00Z">
        <w:r w:rsidR="006265C4">
          <w:rPr>
            <w:rFonts w:ascii="Times New Roman" w:hAnsi="Times New Roman" w:cs="Times New Roman"/>
          </w:rPr>
          <w:t>71</w:t>
        </w:r>
      </w:ins>
      <w:del w:id="145" w:author="Mohammad Nayeem Hasan" w:date="2023-01-11T15:16:00Z">
        <w:r w:rsidR="00FD745C" w:rsidDel="006265C4">
          <w:rPr>
            <w:rFonts w:ascii="Times New Roman" w:hAnsi="Times New Roman" w:cs="Times New Roman"/>
          </w:rPr>
          <w:delText>4.52</w:delText>
        </w:r>
      </w:del>
      <w:r w:rsidR="006336DD">
        <w:rPr>
          <w:rFonts w:ascii="Times New Roman" w:hAnsi="Times New Roman" w:cs="Times New Roman"/>
        </w:rPr>
        <w:t>% in SSA</w:t>
      </w:r>
      <w:r w:rsidR="00EB0046">
        <w:rPr>
          <w:rFonts w:ascii="Times New Roman" w:hAnsi="Times New Roman" w:cs="Times New Roman"/>
        </w:rPr>
        <w:t xml:space="preserve"> (</w:t>
      </w:r>
      <w:r w:rsidR="00EB0046" w:rsidRPr="007F3CA8">
        <w:rPr>
          <w:rFonts w:ascii="Times New Roman" w:hAnsi="Times New Roman" w:cs="Times New Roman"/>
          <w:b/>
          <w:bCs/>
        </w:rPr>
        <w:t>Table 1</w:t>
      </w:r>
      <w:r w:rsidR="00EB0046">
        <w:rPr>
          <w:rFonts w:ascii="Times New Roman" w:hAnsi="Times New Roman" w:cs="Times New Roman"/>
        </w:rPr>
        <w:t>)</w:t>
      </w:r>
      <w:r w:rsidR="006336DD">
        <w:rPr>
          <w:rFonts w:ascii="Times New Roman" w:hAnsi="Times New Roman" w:cs="Times New Roman"/>
        </w:rPr>
        <w:t>.</w:t>
      </w:r>
      <w:bookmarkStart w:id="146" w:name="_Hlk103619763"/>
      <w:r w:rsidR="00E56919">
        <w:rPr>
          <w:rFonts w:ascii="Times New Roman" w:hAnsi="Times New Roman" w:cs="Times New Roman"/>
          <w:color w:val="000000" w:themeColor="text1"/>
        </w:rPr>
        <w:t xml:space="preserve"> </w:t>
      </w:r>
      <w:r w:rsidR="002A648C" w:rsidRPr="00BA7E40">
        <w:rPr>
          <w:rFonts w:ascii="Times New Roman" w:hAnsi="Times New Roman" w:cs="Times New Roman"/>
          <w:color w:val="000000" w:themeColor="text1"/>
        </w:rPr>
        <w:t>The correlati</w:t>
      </w:r>
      <w:r w:rsidR="00D82712">
        <w:rPr>
          <w:rFonts w:ascii="Times New Roman" w:hAnsi="Times New Roman" w:cs="Times New Roman"/>
          <w:color w:val="000000" w:themeColor="text1"/>
        </w:rPr>
        <w:t>o</w:t>
      </w:r>
      <w:r w:rsidR="002A648C" w:rsidRPr="00BA7E40">
        <w:rPr>
          <w:rFonts w:ascii="Times New Roman" w:hAnsi="Times New Roman" w:cs="Times New Roman"/>
          <w:color w:val="000000" w:themeColor="text1"/>
        </w:rPr>
        <w:t xml:space="preserve">n coefficient between vaccination rate </w:t>
      </w:r>
      <w:r w:rsidR="00D919D5" w:rsidRPr="00BA7E40">
        <w:rPr>
          <w:rFonts w:ascii="Times New Roman" w:hAnsi="Times New Roman" w:cs="Times New Roman"/>
          <w:color w:val="000000" w:themeColor="text1"/>
        </w:rPr>
        <w:t xml:space="preserve">(/100 people) </w:t>
      </w:r>
      <w:r w:rsidR="002A648C" w:rsidRPr="00BA7E40">
        <w:rPr>
          <w:rFonts w:ascii="Times New Roman" w:hAnsi="Times New Roman" w:cs="Times New Roman"/>
          <w:color w:val="000000" w:themeColor="text1"/>
        </w:rPr>
        <w:t xml:space="preserve">and </w:t>
      </w:r>
      <w:proofErr w:type="spellStart"/>
      <w:r w:rsidR="002A648C" w:rsidRPr="00BA7E40">
        <w:rPr>
          <w:rFonts w:ascii="Times New Roman" w:hAnsi="Times New Roman" w:cs="Times New Roman"/>
          <w:color w:val="000000" w:themeColor="text1"/>
        </w:rPr>
        <w:t>rCFR</w:t>
      </w:r>
      <w:proofErr w:type="spellEnd"/>
      <w:r w:rsidR="002A648C" w:rsidRPr="00BA7E40">
        <w:rPr>
          <w:rFonts w:ascii="Times New Roman" w:hAnsi="Times New Roman" w:cs="Times New Roman"/>
          <w:color w:val="000000" w:themeColor="text1"/>
        </w:rPr>
        <w:t xml:space="preserve"> in different countries of the world </w:t>
      </w:r>
      <w:r w:rsidR="004A43A9" w:rsidRPr="00BA7E40">
        <w:rPr>
          <w:rFonts w:ascii="Times New Roman" w:hAnsi="Times New Roman" w:cs="Times New Roman"/>
          <w:color w:val="000000" w:themeColor="text1"/>
        </w:rPr>
        <w:t xml:space="preserve">on </w:t>
      </w:r>
      <w:r w:rsidR="00216C49">
        <w:rPr>
          <w:rFonts w:ascii="Times New Roman" w:hAnsi="Times New Roman" w:cs="Times New Roman"/>
          <w:color w:val="000000" w:themeColor="text1"/>
        </w:rPr>
        <w:t>31</w:t>
      </w:r>
      <w:r w:rsidR="003E5036" w:rsidRPr="00BA7E40">
        <w:rPr>
          <w:rFonts w:ascii="Times New Roman" w:hAnsi="Times New Roman" w:cs="Times New Roman"/>
          <w:color w:val="000000" w:themeColor="text1"/>
        </w:rPr>
        <w:t xml:space="preserve"> </w:t>
      </w:r>
      <w:del w:id="147" w:author="Mohammad Nayeem Hasan" w:date="2023-01-11T15:17:00Z">
        <w:r w:rsidR="00216C49" w:rsidDel="006265C4">
          <w:rPr>
            <w:rFonts w:ascii="Times New Roman" w:hAnsi="Times New Roman" w:cs="Times New Roman"/>
            <w:color w:val="000000" w:themeColor="text1"/>
          </w:rPr>
          <w:delText>August</w:delText>
        </w:r>
        <w:r w:rsidR="003E5036" w:rsidRPr="00BA7E40" w:rsidDel="006265C4">
          <w:rPr>
            <w:rFonts w:ascii="Times New Roman" w:hAnsi="Times New Roman" w:cs="Times New Roman"/>
            <w:color w:val="000000" w:themeColor="text1"/>
          </w:rPr>
          <w:delText xml:space="preserve"> </w:delText>
        </w:r>
      </w:del>
      <w:ins w:id="148" w:author="Mohammad Nayeem Hasan" w:date="2023-01-11T15:17:00Z">
        <w:r w:rsidR="006265C4">
          <w:rPr>
            <w:rFonts w:ascii="Times New Roman" w:hAnsi="Times New Roman" w:cs="Times New Roman"/>
            <w:color w:val="000000" w:themeColor="text1"/>
          </w:rPr>
          <w:t>December</w:t>
        </w:r>
        <w:r w:rsidR="006265C4" w:rsidRPr="00BA7E40">
          <w:rPr>
            <w:rFonts w:ascii="Times New Roman" w:hAnsi="Times New Roman" w:cs="Times New Roman"/>
            <w:color w:val="000000" w:themeColor="text1"/>
          </w:rPr>
          <w:t xml:space="preserve"> </w:t>
        </w:r>
      </w:ins>
      <w:r w:rsidR="003E5036" w:rsidRPr="00BA7E40">
        <w:rPr>
          <w:rFonts w:ascii="Times New Roman" w:hAnsi="Times New Roman" w:cs="Times New Roman"/>
          <w:color w:val="000000" w:themeColor="text1"/>
        </w:rPr>
        <w:t xml:space="preserve">2022 </w:t>
      </w:r>
      <w:r w:rsidR="002A648C" w:rsidRPr="00BA7E40">
        <w:rPr>
          <w:rFonts w:ascii="Times New Roman" w:hAnsi="Times New Roman" w:cs="Times New Roman"/>
          <w:color w:val="000000" w:themeColor="text1"/>
        </w:rPr>
        <w:t xml:space="preserve">is estimated as </w:t>
      </w:r>
      <w:r w:rsidR="003E5036" w:rsidRPr="00BA7E40">
        <w:rPr>
          <w:rFonts w:ascii="Times New Roman" w:hAnsi="Times New Roman" w:cs="Times New Roman"/>
          <w:color w:val="000000" w:themeColor="text1"/>
        </w:rPr>
        <w:t>-0.</w:t>
      </w:r>
      <w:r w:rsidR="003E5036">
        <w:rPr>
          <w:rFonts w:ascii="Times New Roman" w:hAnsi="Times New Roman" w:cs="Times New Roman"/>
          <w:color w:val="000000" w:themeColor="text1"/>
        </w:rPr>
        <w:t>3</w:t>
      </w:r>
      <w:r w:rsidR="00216C49">
        <w:rPr>
          <w:rFonts w:ascii="Times New Roman" w:hAnsi="Times New Roman" w:cs="Times New Roman"/>
          <w:color w:val="000000" w:themeColor="text1"/>
        </w:rPr>
        <w:t>6</w:t>
      </w:r>
      <w:ins w:id="149" w:author="Mohammad Nayeem Hasan" w:date="2023-01-11T19:22:00Z">
        <w:r w:rsidR="00C92E3F">
          <w:rPr>
            <w:rFonts w:ascii="Times New Roman" w:hAnsi="Times New Roman" w:cs="Times New Roman"/>
            <w:color w:val="000000" w:themeColor="text1"/>
          </w:rPr>
          <w:t>3</w:t>
        </w:r>
      </w:ins>
      <w:del w:id="150" w:author="Mohammad Nayeem Hasan" w:date="2023-01-11T19:22:00Z">
        <w:r w:rsidR="00216C49" w:rsidDel="00C92E3F">
          <w:rPr>
            <w:rFonts w:ascii="Times New Roman" w:hAnsi="Times New Roman" w:cs="Times New Roman"/>
            <w:color w:val="000000" w:themeColor="text1"/>
          </w:rPr>
          <w:delText>2</w:delText>
        </w:r>
      </w:del>
      <w:r w:rsidR="003E5036" w:rsidRPr="00BA7E40">
        <w:rPr>
          <w:rFonts w:ascii="Times New Roman" w:hAnsi="Times New Roman" w:cs="Times New Roman"/>
          <w:color w:val="000000" w:themeColor="text1"/>
        </w:rPr>
        <w:t xml:space="preserve"> </w:t>
      </w:r>
      <w:r w:rsidR="002A648C" w:rsidRPr="00BA7E40">
        <w:rPr>
          <w:rFonts w:ascii="Times New Roman" w:hAnsi="Times New Roman" w:cs="Times New Roman"/>
          <w:color w:val="000000" w:themeColor="text1"/>
        </w:rPr>
        <w:t>(p&lt;0.001)</w:t>
      </w:r>
      <w:r w:rsidR="00E56A8E">
        <w:rPr>
          <w:rFonts w:ascii="Times New Roman" w:hAnsi="Times New Roman" w:cs="Times New Roman"/>
          <w:color w:val="000000" w:themeColor="text1"/>
        </w:rPr>
        <w:t xml:space="preserve"> </w:t>
      </w:r>
      <w:bookmarkStart w:id="151" w:name="_Hlk103619771"/>
      <w:bookmarkEnd w:id="146"/>
      <w:r w:rsidR="00E56A8E">
        <w:rPr>
          <w:rFonts w:ascii="Times New Roman" w:hAnsi="Times New Roman" w:cs="Times New Roman"/>
          <w:color w:val="000000" w:themeColor="text1"/>
        </w:rPr>
        <w:t>and with excess mortality as</w:t>
      </w:r>
      <w:ins w:id="152" w:author="Mohammad Nayeem Hasan" w:date="2023-01-11T19:35:00Z">
        <w:r w:rsidR="00C9546C">
          <w:rPr>
            <w:rFonts w:ascii="Times New Roman" w:hAnsi="Times New Roman" w:cs="Times New Roman"/>
            <w:color w:val="000000" w:themeColor="text1"/>
          </w:rPr>
          <w:t xml:space="preserve"> -</w:t>
        </w:r>
      </w:ins>
      <w:del w:id="153" w:author="Mohammad Nayeem Hasan" w:date="2023-01-11T19:35:00Z">
        <w:r w:rsidR="00E56A8E" w:rsidDel="00C9546C">
          <w:rPr>
            <w:rFonts w:ascii="Times New Roman" w:hAnsi="Times New Roman" w:cs="Times New Roman"/>
            <w:color w:val="000000" w:themeColor="text1"/>
          </w:rPr>
          <w:delText xml:space="preserve"> </w:delText>
        </w:r>
      </w:del>
      <w:del w:id="154" w:author="Mohammad Nayeem Hasan" w:date="2023-01-11T19:23:00Z">
        <w:r w:rsidR="00E56A8E" w:rsidDel="00C92E3F">
          <w:rPr>
            <w:rFonts w:ascii="Times New Roman" w:hAnsi="Times New Roman" w:cs="Times New Roman"/>
            <w:color w:val="000000" w:themeColor="text1"/>
          </w:rPr>
          <w:delText>-</w:delText>
        </w:r>
      </w:del>
      <w:r w:rsidR="002C2C92">
        <w:rPr>
          <w:rFonts w:ascii="Times New Roman" w:hAnsi="Times New Roman" w:cs="Times New Roman"/>
          <w:color w:val="000000" w:themeColor="text1"/>
        </w:rPr>
        <w:t>0.</w:t>
      </w:r>
      <w:ins w:id="155" w:author="Mohammad Nayeem Hasan" w:date="2023-01-11T19:30:00Z">
        <w:r w:rsidR="00C92E3F">
          <w:rPr>
            <w:rFonts w:ascii="Times New Roman" w:hAnsi="Times New Roman" w:cs="Times New Roman"/>
            <w:color w:val="000000" w:themeColor="text1"/>
          </w:rPr>
          <w:t>321</w:t>
        </w:r>
      </w:ins>
      <w:del w:id="156" w:author="Mohammad Nayeem Hasan" w:date="2023-01-11T19:30:00Z">
        <w:r w:rsidR="002C2C92" w:rsidDel="00C92E3F">
          <w:rPr>
            <w:rFonts w:ascii="Times New Roman" w:hAnsi="Times New Roman" w:cs="Times New Roman"/>
            <w:color w:val="000000" w:themeColor="text1"/>
          </w:rPr>
          <w:delText>17</w:delText>
        </w:r>
        <w:r w:rsidR="00216C49" w:rsidDel="00C92E3F">
          <w:rPr>
            <w:rFonts w:ascii="Times New Roman" w:hAnsi="Times New Roman" w:cs="Times New Roman"/>
            <w:color w:val="000000" w:themeColor="text1"/>
          </w:rPr>
          <w:delText>2</w:delText>
        </w:r>
      </w:del>
      <w:r w:rsidR="00E56A8E">
        <w:rPr>
          <w:rFonts w:ascii="Times New Roman" w:hAnsi="Times New Roman" w:cs="Times New Roman"/>
          <w:color w:val="000000" w:themeColor="text1"/>
        </w:rPr>
        <w:t xml:space="preserve"> (</w:t>
      </w:r>
      <w:ins w:id="157" w:author="Mohammad Nayeem Hasan" w:date="2023-01-11T19:34:00Z">
        <w:r w:rsidR="00C9546C" w:rsidRPr="00BA7E40">
          <w:rPr>
            <w:rFonts w:ascii="Times New Roman" w:hAnsi="Times New Roman" w:cs="Times New Roman"/>
            <w:color w:val="000000" w:themeColor="text1"/>
          </w:rPr>
          <w:t>p&lt;0.001</w:t>
        </w:r>
      </w:ins>
      <w:del w:id="158" w:author="Mohammad Nayeem Hasan" w:date="2023-01-11T19:34:00Z">
        <w:r w:rsidR="00E56A8E" w:rsidDel="00C9546C">
          <w:rPr>
            <w:rFonts w:ascii="Times New Roman" w:hAnsi="Times New Roman" w:cs="Times New Roman"/>
            <w:color w:val="000000" w:themeColor="text1"/>
          </w:rPr>
          <w:delText>p</w:delText>
        </w:r>
        <w:r w:rsidR="002C2C92" w:rsidDel="00C9546C">
          <w:rPr>
            <w:rFonts w:ascii="Times New Roman" w:hAnsi="Times New Roman" w:cs="Times New Roman"/>
            <w:color w:val="000000" w:themeColor="text1"/>
          </w:rPr>
          <w:delText>=</w:delText>
        </w:r>
        <w:r w:rsidR="00E56A8E" w:rsidDel="00C9546C">
          <w:rPr>
            <w:rFonts w:ascii="Times New Roman" w:hAnsi="Times New Roman" w:cs="Times New Roman"/>
            <w:color w:val="000000" w:themeColor="text1"/>
          </w:rPr>
          <w:delText>0.0</w:delText>
        </w:r>
        <w:r w:rsidR="00216C49" w:rsidDel="00C9546C">
          <w:rPr>
            <w:rFonts w:ascii="Times New Roman" w:hAnsi="Times New Roman" w:cs="Times New Roman"/>
            <w:color w:val="000000" w:themeColor="text1"/>
          </w:rPr>
          <w:delText>34</w:delText>
        </w:r>
      </w:del>
      <w:r w:rsidR="00E56A8E">
        <w:rPr>
          <w:rFonts w:ascii="Times New Roman" w:hAnsi="Times New Roman" w:cs="Times New Roman"/>
          <w:color w:val="000000" w:themeColor="text1"/>
        </w:rPr>
        <w:t>)</w:t>
      </w:r>
      <w:r w:rsidR="00B00DD1">
        <w:rPr>
          <w:rFonts w:ascii="Times New Roman" w:hAnsi="Times New Roman" w:cs="Times New Roman"/>
          <w:color w:val="000000" w:themeColor="text1"/>
        </w:rPr>
        <w:t xml:space="preserve"> </w:t>
      </w:r>
      <w:r w:rsidR="00B00DD1" w:rsidRPr="00BA7E40">
        <w:rPr>
          <w:rFonts w:ascii="Times New Roman" w:hAnsi="Times New Roman" w:cs="Times New Roman"/>
          <w:b/>
          <w:bCs/>
          <w:color w:val="000000"/>
        </w:rPr>
        <w:t>(</w:t>
      </w:r>
      <w:bookmarkEnd w:id="151"/>
      <w:r w:rsidR="00B00DD1" w:rsidRPr="00BA7E40">
        <w:rPr>
          <w:rFonts w:ascii="Times New Roman" w:hAnsi="Times New Roman" w:cs="Times New Roman"/>
          <w:b/>
          <w:bCs/>
          <w:color w:val="000000"/>
        </w:rPr>
        <w:t xml:space="preserve">Fig </w:t>
      </w:r>
      <w:r w:rsidR="00953751">
        <w:rPr>
          <w:rFonts w:ascii="Times New Roman" w:hAnsi="Times New Roman" w:cs="Times New Roman"/>
          <w:b/>
          <w:bCs/>
          <w:color w:val="000000"/>
        </w:rPr>
        <w:t>3</w:t>
      </w:r>
      <w:r w:rsidR="00B00DD1" w:rsidRPr="00BA7E40">
        <w:rPr>
          <w:rFonts w:ascii="Times New Roman" w:hAnsi="Times New Roman" w:cs="Times New Roman"/>
          <w:b/>
          <w:bCs/>
          <w:color w:val="000000"/>
        </w:rPr>
        <w:t>)</w:t>
      </w:r>
      <w:r w:rsidR="002A648C" w:rsidRPr="00BA7E40">
        <w:rPr>
          <w:rFonts w:ascii="Times New Roman" w:hAnsi="Times New Roman" w:cs="Times New Roman"/>
          <w:color w:val="000000" w:themeColor="text1"/>
        </w:rPr>
        <w:t>.</w:t>
      </w:r>
      <w:r w:rsidR="00B00DD1">
        <w:rPr>
          <w:rFonts w:ascii="Times New Roman" w:hAnsi="Times New Roman" w:cs="Times New Roman"/>
          <w:color w:val="000000" w:themeColor="text1"/>
        </w:rPr>
        <w:t xml:space="preserve"> </w:t>
      </w:r>
      <w:r w:rsidR="002A648C" w:rsidRPr="00BA7E40">
        <w:rPr>
          <w:rFonts w:ascii="Times New Roman" w:hAnsi="Times New Roman" w:cs="Times New Roman"/>
          <w:color w:val="000000" w:themeColor="text1"/>
        </w:rPr>
        <w:t xml:space="preserve"> </w:t>
      </w:r>
    </w:p>
    <w:p w14:paraId="1C13C8AE" w14:textId="77777777" w:rsidR="000571E4" w:rsidRDefault="000571E4" w:rsidP="00E8439F">
      <w:pPr>
        <w:rPr>
          <w:rFonts w:ascii="Times New Roman" w:hAnsi="Times New Roman" w:cs="Times New Roman"/>
          <w:b/>
          <w:bCs/>
        </w:rPr>
      </w:pPr>
    </w:p>
    <w:p w14:paraId="044C5E40" w14:textId="5E6321C7" w:rsidR="007F2153" w:rsidRPr="00BA7E40" w:rsidRDefault="00D0563F" w:rsidP="00E8439F">
      <w:pPr>
        <w:rPr>
          <w:rFonts w:ascii="Times New Roman" w:hAnsi="Times New Roman" w:cs="Times New Roman"/>
          <w:b/>
          <w:bCs/>
        </w:rPr>
      </w:pPr>
      <w:r w:rsidRPr="00BA7E40">
        <w:rPr>
          <w:rFonts w:ascii="Times New Roman" w:hAnsi="Times New Roman" w:cs="Times New Roman"/>
          <w:b/>
          <w:bCs/>
        </w:rPr>
        <w:t xml:space="preserve">Factors associated with </w:t>
      </w:r>
      <w:proofErr w:type="spellStart"/>
      <w:r w:rsidRPr="00BA7E40">
        <w:rPr>
          <w:rFonts w:ascii="Times New Roman" w:hAnsi="Times New Roman" w:cs="Times New Roman"/>
          <w:b/>
          <w:bCs/>
        </w:rPr>
        <w:t>rCFR</w:t>
      </w:r>
      <w:proofErr w:type="spellEnd"/>
      <w:r w:rsidR="003E5036">
        <w:rPr>
          <w:rFonts w:ascii="Times New Roman" w:hAnsi="Times New Roman" w:cs="Times New Roman"/>
          <w:b/>
          <w:bCs/>
        </w:rPr>
        <w:t xml:space="preserve"> and excess mortality</w:t>
      </w:r>
      <w:r w:rsidRPr="00BA7E40">
        <w:rPr>
          <w:rFonts w:ascii="Times New Roman" w:hAnsi="Times New Roman" w:cs="Times New Roman"/>
          <w:b/>
          <w:bCs/>
        </w:rPr>
        <w:t xml:space="preserve">: </w:t>
      </w:r>
    </w:p>
    <w:p w14:paraId="15BF349A" w14:textId="5011CEDE" w:rsidR="00D0563F" w:rsidRPr="00BA7E40" w:rsidRDefault="00D0563F" w:rsidP="00E8439F">
      <w:pPr>
        <w:spacing w:after="0" w:line="360" w:lineRule="auto"/>
        <w:rPr>
          <w:rFonts w:ascii="Times New Roman" w:hAnsi="Times New Roman" w:cs="Times New Roman"/>
        </w:rPr>
      </w:pPr>
    </w:p>
    <w:p w14:paraId="08B2CD98" w14:textId="417546CF" w:rsidR="000B3C5C" w:rsidRPr="00224945" w:rsidRDefault="000B3C5C" w:rsidP="00EC2FA6">
      <w:pPr>
        <w:spacing w:after="0" w:line="480" w:lineRule="auto"/>
        <w:rPr>
          <w:rFonts w:ascii="Times New Roman" w:hAnsi="Times New Roman" w:cs="Times New Roman"/>
          <w:shd w:val="clear" w:color="auto" w:fill="FFFFFF"/>
        </w:rPr>
      </w:pPr>
      <w:r w:rsidRPr="00224945">
        <w:rPr>
          <w:rFonts w:ascii="Times New Roman" w:hAnsi="Times New Roman" w:cs="Times New Roman"/>
          <w:shd w:val="clear" w:color="auto" w:fill="FFFFFF"/>
        </w:rPr>
        <w:t xml:space="preserve">In the </w:t>
      </w:r>
      <w:r w:rsidR="008D5B8B" w:rsidRPr="00224945">
        <w:rPr>
          <w:rFonts w:ascii="Times New Roman" w:hAnsi="Times New Roman" w:cs="Times New Roman"/>
          <w:shd w:val="clear" w:color="auto" w:fill="FFFFFF"/>
        </w:rPr>
        <w:t>GLMM</w:t>
      </w:r>
      <w:r w:rsidRPr="00224945">
        <w:rPr>
          <w:rFonts w:ascii="Times New Roman" w:hAnsi="Times New Roman" w:cs="Times New Roman"/>
          <w:shd w:val="clear" w:color="auto" w:fill="FFFFFF"/>
        </w:rPr>
        <w:t>,</w:t>
      </w:r>
      <w:r w:rsidR="00EC1FE4" w:rsidRPr="00224945">
        <w:rPr>
          <w:rFonts w:ascii="Times New Roman" w:hAnsi="Times New Roman" w:cs="Times New Roman"/>
          <w:shd w:val="clear" w:color="auto" w:fill="FFFFFF"/>
        </w:rPr>
        <w:t xml:space="preserve"> the estimated effect of each variable is presented </w:t>
      </w:r>
      <w:r w:rsidR="00A06B65">
        <w:rPr>
          <w:rFonts w:ascii="Times New Roman" w:hAnsi="Times New Roman" w:cs="Times New Roman"/>
          <w:shd w:val="clear" w:color="auto" w:fill="FFFFFF"/>
        </w:rPr>
        <w:t xml:space="preserve">as </w:t>
      </w:r>
      <w:r w:rsidR="00CD4A39">
        <w:rPr>
          <w:rFonts w:ascii="Times New Roman" w:hAnsi="Times New Roman" w:cs="Times New Roman"/>
          <w:shd w:val="clear" w:color="auto" w:fill="FFFFFF"/>
        </w:rPr>
        <w:t>odds ratio</w:t>
      </w:r>
      <w:r w:rsidR="00EC1FE4" w:rsidRPr="00224945">
        <w:rPr>
          <w:rFonts w:ascii="Times New Roman" w:hAnsi="Times New Roman" w:cs="Times New Roman"/>
          <w:shd w:val="clear" w:color="auto" w:fill="FFFFFF"/>
        </w:rPr>
        <w:t xml:space="preserve"> (</w:t>
      </w:r>
      <w:r w:rsidR="00CD4A39">
        <w:rPr>
          <w:rFonts w:ascii="Times New Roman" w:hAnsi="Times New Roman" w:cs="Times New Roman"/>
          <w:shd w:val="clear" w:color="auto" w:fill="FFFFFF"/>
        </w:rPr>
        <w:t>O</w:t>
      </w:r>
      <w:r w:rsidR="00EC1FE4" w:rsidRPr="00224945">
        <w:rPr>
          <w:rFonts w:ascii="Times New Roman" w:hAnsi="Times New Roman" w:cs="Times New Roman"/>
          <w:shd w:val="clear" w:color="auto" w:fill="FFFFFF"/>
        </w:rPr>
        <w:t xml:space="preserve">R). </w:t>
      </w:r>
      <w:r w:rsidR="003B31FE">
        <w:rPr>
          <w:rFonts w:ascii="Times New Roman" w:hAnsi="Times New Roman" w:cs="Times New Roman"/>
          <w:shd w:val="clear" w:color="auto" w:fill="FFFFFF"/>
        </w:rPr>
        <w:t xml:space="preserve">The </w:t>
      </w:r>
      <w:r w:rsidR="003B31FE" w:rsidRPr="00D63D31">
        <w:rPr>
          <w:rFonts w:ascii="Times New Roman" w:hAnsi="Times New Roman" w:cs="Times New Roman"/>
        </w:rPr>
        <w:t>reported number of vaccine doses administered</w:t>
      </w:r>
      <w:r w:rsidR="003B31FE" w:rsidRPr="00BA7E40">
        <w:rPr>
          <w:rFonts w:ascii="Times New Roman" w:hAnsi="Times New Roman" w:cs="Times New Roman"/>
        </w:rPr>
        <w:t xml:space="preserve"> (/100 </w:t>
      </w:r>
      <w:r w:rsidR="00EC2FA6" w:rsidRPr="00BA7E40">
        <w:rPr>
          <w:rFonts w:ascii="Times New Roman" w:hAnsi="Times New Roman" w:cs="Times New Roman"/>
        </w:rPr>
        <w:t>population)</w:t>
      </w:r>
      <w:r w:rsidR="00EC2FA6">
        <w:rPr>
          <w:rFonts w:ascii="Times New Roman" w:hAnsi="Times New Roman" w:cs="Times New Roman"/>
        </w:rPr>
        <w:t xml:space="preserve"> </w:t>
      </w:r>
      <w:r w:rsidR="00EC2FA6" w:rsidRPr="00BA7E40">
        <w:rPr>
          <w:rFonts w:ascii="Times New Roman" w:hAnsi="Times New Roman" w:cs="Times New Roman"/>
        </w:rPr>
        <w:t>(</w:t>
      </w:r>
      <w:r w:rsidR="008B47F4" w:rsidRPr="00BA7E40">
        <w:rPr>
          <w:rFonts w:ascii="Times New Roman" w:hAnsi="Times New Roman" w:cs="Times New Roman"/>
          <w:color w:val="1C1C1C"/>
          <w:shd w:val="clear" w:color="auto" w:fill="FFFFFF"/>
        </w:rPr>
        <w:t>0.</w:t>
      </w:r>
      <w:r w:rsidR="00F60CDD">
        <w:rPr>
          <w:rFonts w:ascii="Times New Roman" w:hAnsi="Times New Roman" w:cs="Times New Roman"/>
          <w:color w:val="1C1C1C"/>
          <w:shd w:val="clear" w:color="auto" w:fill="FFFFFF"/>
        </w:rPr>
        <w:t>6</w:t>
      </w:r>
      <w:ins w:id="159" w:author="Mohammad Nayeem Hasan" w:date="2023-01-11T19:36:00Z">
        <w:r w:rsidR="00C9546C">
          <w:rPr>
            <w:rFonts w:ascii="Times New Roman" w:hAnsi="Times New Roman" w:cs="Times New Roman"/>
            <w:color w:val="1C1C1C"/>
            <w:shd w:val="clear" w:color="auto" w:fill="FFFFFF"/>
          </w:rPr>
          <w:t>4</w:t>
        </w:r>
      </w:ins>
      <w:del w:id="160" w:author="Mohammad Nayeem Hasan" w:date="2023-01-11T19:36:00Z">
        <w:r w:rsidR="00F60CDD" w:rsidDel="00C9546C">
          <w:rPr>
            <w:rFonts w:ascii="Times New Roman" w:hAnsi="Times New Roman" w:cs="Times New Roman"/>
            <w:color w:val="1C1C1C"/>
            <w:shd w:val="clear" w:color="auto" w:fill="FFFFFF"/>
          </w:rPr>
          <w:delText>7</w:delText>
        </w:r>
      </w:del>
      <w:r w:rsidR="00F60CDD" w:rsidDel="00F60CDD">
        <w:rPr>
          <w:rFonts w:ascii="Times New Roman" w:hAnsi="Times New Roman" w:cs="Times New Roman"/>
          <w:color w:val="1C1C1C"/>
          <w:shd w:val="clear" w:color="auto" w:fill="FFFFFF"/>
        </w:rPr>
        <w:t xml:space="preserve"> </w:t>
      </w:r>
      <w:r w:rsidR="008B47F4" w:rsidRPr="00BA7E40">
        <w:rPr>
          <w:rFonts w:ascii="Times New Roman" w:hAnsi="Times New Roman" w:cs="Times New Roman"/>
          <w:color w:val="1C1C1C"/>
          <w:shd w:val="clear" w:color="auto" w:fill="FFFFFF"/>
        </w:rPr>
        <w:t>[0.</w:t>
      </w:r>
      <w:r w:rsidR="008B47F4">
        <w:rPr>
          <w:rFonts w:ascii="Times New Roman" w:hAnsi="Times New Roman" w:cs="Times New Roman"/>
          <w:color w:val="1C1C1C"/>
          <w:shd w:val="clear" w:color="auto" w:fill="FFFFFF"/>
        </w:rPr>
        <w:t>6</w:t>
      </w:r>
      <w:ins w:id="161" w:author="Mohammad Nayeem Hasan" w:date="2023-01-11T19:37:00Z">
        <w:r w:rsidR="00C9546C">
          <w:rPr>
            <w:rFonts w:ascii="Times New Roman" w:hAnsi="Times New Roman" w:cs="Times New Roman"/>
            <w:color w:val="1C1C1C"/>
            <w:shd w:val="clear" w:color="auto" w:fill="FFFFFF"/>
          </w:rPr>
          <w:t>2</w:t>
        </w:r>
      </w:ins>
      <w:del w:id="162" w:author="Mohammad Nayeem Hasan" w:date="2023-01-11T19:37:00Z">
        <w:r w:rsidR="00F60CDD" w:rsidDel="00C9546C">
          <w:rPr>
            <w:rFonts w:ascii="Times New Roman" w:hAnsi="Times New Roman" w:cs="Times New Roman"/>
            <w:color w:val="1C1C1C"/>
            <w:shd w:val="clear" w:color="auto" w:fill="FFFFFF"/>
          </w:rPr>
          <w:delText>5</w:delText>
        </w:r>
      </w:del>
      <w:r w:rsidR="008B47F4" w:rsidRPr="00BA7E40">
        <w:rPr>
          <w:rFonts w:ascii="Times New Roman" w:hAnsi="Times New Roman" w:cs="Times New Roman"/>
          <w:color w:val="1C1C1C"/>
          <w:shd w:val="clear" w:color="auto" w:fill="FFFFFF"/>
        </w:rPr>
        <w:t>–0.</w:t>
      </w:r>
      <w:r w:rsidR="00EB7B63">
        <w:rPr>
          <w:rFonts w:ascii="Times New Roman" w:hAnsi="Times New Roman" w:cs="Times New Roman"/>
          <w:color w:val="1C1C1C"/>
          <w:shd w:val="clear" w:color="auto" w:fill="FFFFFF"/>
        </w:rPr>
        <w:t>6</w:t>
      </w:r>
      <w:ins w:id="163" w:author="Mohammad Nayeem Hasan" w:date="2023-01-11T19:37:00Z">
        <w:r w:rsidR="00C9546C">
          <w:rPr>
            <w:rFonts w:ascii="Times New Roman" w:hAnsi="Times New Roman" w:cs="Times New Roman"/>
            <w:color w:val="1C1C1C"/>
            <w:shd w:val="clear" w:color="auto" w:fill="FFFFFF"/>
          </w:rPr>
          <w:t>5</w:t>
        </w:r>
      </w:ins>
      <w:del w:id="164" w:author="Mohammad Nayeem Hasan" w:date="2023-01-11T19:37:00Z">
        <w:r w:rsidR="00EB7B63" w:rsidDel="00C9546C">
          <w:rPr>
            <w:rFonts w:ascii="Times New Roman" w:hAnsi="Times New Roman" w:cs="Times New Roman"/>
            <w:color w:val="1C1C1C"/>
            <w:shd w:val="clear" w:color="auto" w:fill="FFFFFF"/>
          </w:rPr>
          <w:delText>8</w:delText>
        </w:r>
      </w:del>
      <w:r w:rsidR="008B47F4" w:rsidRPr="00BA7E40">
        <w:rPr>
          <w:rFonts w:ascii="Times New Roman" w:hAnsi="Times New Roman" w:cs="Times New Roman"/>
          <w:color w:val="1C1C1C"/>
          <w:shd w:val="clear" w:color="auto" w:fill="FFFFFF"/>
        </w:rPr>
        <w:t>])</w:t>
      </w:r>
      <w:r w:rsidR="008B47F4">
        <w:rPr>
          <w:rFonts w:ascii="Times New Roman" w:hAnsi="Times New Roman" w:cs="Times New Roman"/>
          <w:color w:val="1C1C1C"/>
          <w:shd w:val="clear" w:color="auto" w:fill="FFFFFF"/>
        </w:rPr>
        <w:t xml:space="preserve"> and </w:t>
      </w:r>
      <w:r w:rsidR="008B47F4" w:rsidRPr="00BA7E40">
        <w:rPr>
          <w:rFonts w:ascii="Times New Roman" w:hAnsi="Times New Roman" w:cs="Times New Roman"/>
          <w:color w:val="1C1C1C"/>
          <w:shd w:val="clear" w:color="auto" w:fill="FFFFFF"/>
        </w:rPr>
        <w:t>(0.</w:t>
      </w:r>
      <w:r w:rsidR="00EB7B63">
        <w:rPr>
          <w:rFonts w:ascii="Times New Roman" w:hAnsi="Times New Roman" w:cs="Times New Roman"/>
          <w:color w:val="1C1C1C"/>
          <w:shd w:val="clear" w:color="auto" w:fill="FFFFFF"/>
        </w:rPr>
        <w:t>9</w:t>
      </w:r>
      <w:ins w:id="165" w:author="Mohammad Nayeem Hasan" w:date="2023-01-11T19:37:00Z">
        <w:r w:rsidR="00C9546C">
          <w:rPr>
            <w:rFonts w:ascii="Times New Roman" w:hAnsi="Times New Roman" w:cs="Times New Roman"/>
            <w:color w:val="1C1C1C"/>
            <w:shd w:val="clear" w:color="auto" w:fill="FFFFFF"/>
          </w:rPr>
          <w:t>6</w:t>
        </w:r>
      </w:ins>
      <w:del w:id="166" w:author="Mohammad Nayeem Hasan" w:date="2023-01-11T19:37:00Z">
        <w:r w:rsidR="00EB7B63" w:rsidDel="00C9546C">
          <w:rPr>
            <w:rFonts w:ascii="Times New Roman" w:hAnsi="Times New Roman" w:cs="Times New Roman"/>
            <w:color w:val="1C1C1C"/>
            <w:shd w:val="clear" w:color="auto" w:fill="FFFFFF"/>
          </w:rPr>
          <w:delText>7</w:delText>
        </w:r>
      </w:del>
      <w:r w:rsidR="008B47F4" w:rsidRPr="00BA7E40">
        <w:rPr>
          <w:rFonts w:ascii="Times New Roman" w:hAnsi="Times New Roman" w:cs="Times New Roman"/>
          <w:color w:val="1C1C1C"/>
          <w:shd w:val="clear" w:color="auto" w:fill="FFFFFF"/>
        </w:rPr>
        <w:t xml:space="preserve"> [0.</w:t>
      </w:r>
      <w:r w:rsidR="00EB7B63">
        <w:rPr>
          <w:rFonts w:ascii="Times New Roman" w:hAnsi="Times New Roman" w:cs="Times New Roman"/>
          <w:color w:val="1C1C1C"/>
          <w:shd w:val="clear" w:color="auto" w:fill="FFFFFF"/>
        </w:rPr>
        <w:t>95</w:t>
      </w:r>
      <w:r w:rsidR="008B47F4" w:rsidRPr="00BA7E40">
        <w:rPr>
          <w:rFonts w:ascii="Times New Roman" w:hAnsi="Times New Roman" w:cs="Times New Roman"/>
          <w:color w:val="1C1C1C"/>
          <w:shd w:val="clear" w:color="auto" w:fill="FFFFFF"/>
        </w:rPr>
        <w:t>–0.</w:t>
      </w:r>
      <w:r w:rsidR="00EB7B63">
        <w:rPr>
          <w:rFonts w:ascii="Times New Roman" w:hAnsi="Times New Roman" w:cs="Times New Roman"/>
          <w:color w:val="1C1C1C"/>
          <w:shd w:val="clear" w:color="auto" w:fill="FFFFFF"/>
        </w:rPr>
        <w:t>98</w:t>
      </w:r>
      <w:r w:rsidR="008B47F4" w:rsidRPr="00BA7E40">
        <w:rPr>
          <w:rFonts w:ascii="Times New Roman" w:hAnsi="Times New Roman" w:cs="Times New Roman"/>
          <w:color w:val="1C1C1C"/>
          <w:shd w:val="clear" w:color="auto" w:fill="FFFFFF"/>
        </w:rPr>
        <w:t>]), GDP (</w:t>
      </w:r>
      <w:del w:id="167" w:author="Mohammad Nayeem Hasan" w:date="2023-01-11T19:35:00Z">
        <w:r w:rsidR="008B47F4" w:rsidRPr="00BA7E40" w:rsidDel="00C9546C">
          <w:rPr>
            <w:rFonts w:ascii="Times New Roman" w:hAnsi="Times New Roman" w:cs="Times New Roman"/>
            <w:color w:val="1C1C1C"/>
            <w:shd w:val="clear" w:color="auto" w:fill="FFFFFF"/>
          </w:rPr>
          <w:delText>0.</w:delText>
        </w:r>
        <w:r w:rsidR="00EB7B63" w:rsidDel="00C9546C">
          <w:rPr>
            <w:rFonts w:ascii="Times New Roman" w:hAnsi="Times New Roman" w:cs="Times New Roman"/>
            <w:color w:val="1C1C1C"/>
            <w:shd w:val="clear" w:color="auto" w:fill="FFFFFF"/>
          </w:rPr>
          <w:delText>79</w:delText>
        </w:r>
        <w:r w:rsidR="00EB7B63" w:rsidRPr="00BA7E40" w:rsidDel="00C9546C">
          <w:rPr>
            <w:rFonts w:ascii="Times New Roman" w:hAnsi="Times New Roman" w:cs="Times New Roman"/>
            <w:color w:val="1C1C1C"/>
            <w:shd w:val="clear" w:color="auto" w:fill="FFFFFF"/>
          </w:rPr>
          <w:delText xml:space="preserve"> </w:delText>
        </w:r>
        <w:r w:rsidR="008B47F4" w:rsidRPr="00BA7E40" w:rsidDel="00C9546C">
          <w:rPr>
            <w:rFonts w:ascii="Times New Roman" w:hAnsi="Times New Roman" w:cs="Times New Roman"/>
            <w:color w:val="1C1C1C"/>
            <w:shd w:val="clear" w:color="auto" w:fill="FFFFFF"/>
          </w:rPr>
          <w:delText xml:space="preserve"> [</w:delText>
        </w:r>
      </w:del>
      <w:ins w:id="168" w:author="Mohammad Nayeem Hasan" w:date="2023-01-11T19:35:00Z">
        <w:r w:rsidR="00C9546C" w:rsidRPr="00BA7E40">
          <w:rPr>
            <w:rFonts w:ascii="Times New Roman" w:hAnsi="Times New Roman" w:cs="Times New Roman"/>
            <w:color w:val="1C1C1C"/>
            <w:shd w:val="clear" w:color="auto" w:fill="FFFFFF"/>
          </w:rPr>
          <w:t>0.</w:t>
        </w:r>
        <w:r w:rsidR="00C9546C">
          <w:rPr>
            <w:rFonts w:ascii="Times New Roman" w:hAnsi="Times New Roman" w:cs="Times New Roman"/>
            <w:color w:val="1C1C1C"/>
            <w:shd w:val="clear" w:color="auto" w:fill="FFFFFF"/>
          </w:rPr>
          <w:t>79</w:t>
        </w:r>
        <w:r w:rsidR="00C9546C" w:rsidRPr="00BA7E40" w:rsidDel="00EB7B63">
          <w:rPr>
            <w:rFonts w:ascii="Times New Roman" w:hAnsi="Times New Roman" w:cs="Times New Roman"/>
            <w:color w:val="1C1C1C"/>
            <w:shd w:val="clear" w:color="auto" w:fill="FFFFFF"/>
          </w:rPr>
          <w:t xml:space="preserve"> </w:t>
        </w:r>
        <w:r w:rsidR="00C9546C" w:rsidRPr="00BA7E40">
          <w:rPr>
            <w:rFonts w:ascii="Times New Roman" w:hAnsi="Times New Roman" w:cs="Times New Roman"/>
            <w:color w:val="1C1C1C"/>
            <w:shd w:val="clear" w:color="auto" w:fill="FFFFFF"/>
          </w:rPr>
          <w:t>[</w:t>
        </w:r>
      </w:ins>
      <w:r w:rsidR="008B47F4" w:rsidRPr="00BA7E40">
        <w:rPr>
          <w:rFonts w:ascii="Times New Roman" w:hAnsi="Times New Roman" w:cs="Times New Roman"/>
          <w:color w:val="1C1C1C"/>
          <w:shd w:val="clear" w:color="auto" w:fill="FFFFFF"/>
        </w:rPr>
        <w:t>0.6</w:t>
      </w:r>
      <w:r w:rsidR="008B47F4">
        <w:rPr>
          <w:rFonts w:ascii="Times New Roman" w:hAnsi="Times New Roman" w:cs="Times New Roman"/>
          <w:color w:val="1C1C1C"/>
          <w:shd w:val="clear" w:color="auto" w:fill="FFFFFF"/>
        </w:rPr>
        <w:t>8</w:t>
      </w:r>
      <w:r w:rsidR="008B47F4" w:rsidRPr="00BA7E40">
        <w:rPr>
          <w:rFonts w:ascii="Times New Roman" w:hAnsi="Times New Roman" w:cs="Times New Roman"/>
          <w:color w:val="1C1C1C"/>
          <w:shd w:val="clear" w:color="auto" w:fill="FFFFFF"/>
        </w:rPr>
        <w:t>–0.</w:t>
      </w:r>
      <w:r w:rsidR="00EB7B63">
        <w:rPr>
          <w:rFonts w:ascii="Times New Roman" w:hAnsi="Times New Roman" w:cs="Times New Roman"/>
          <w:color w:val="1C1C1C"/>
          <w:shd w:val="clear" w:color="auto" w:fill="FFFFFF"/>
        </w:rPr>
        <w:t>91</w:t>
      </w:r>
      <w:r w:rsidR="008B47F4" w:rsidRPr="00BA7E40">
        <w:rPr>
          <w:rFonts w:ascii="Times New Roman" w:hAnsi="Times New Roman" w:cs="Times New Roman"/>
          <w:color w:val="1C1C1C"/>
          <w:shd w:val="clear" w:color="auto" w:fill="FFFFFF"/>
        </w:rPr>
        <w:t>])</w:t>
      </w:r>
      <w:r w:rsidR="008B47F4">
        <w:rPr>
          <w:rFonts w:ascii="Times New Roman" w:hAnsi="Times New Roman" w:cs="Times New Roman"/>
          <w:color w:val="1C1C1C"/>
          <w:shd w:val="clear" w:color="auto" w:fill="FFFFFF"/>
        </w:rPr>
        <w:t xml:space="preserve"> and</w:t>
      </w:r>
      <w:r w:rsidR="008B47F4" w:rsidRPr="00BA7E40">
        <w:rPr>
          <w:rFonts w:ascii="Times New Roman" w:hAnsi="Times New Roman" w:cs="Times New Roman"/>
          <w:color w:val="1C1C1C"/>
          <w:shd w:val="clear" w:color="auto" w:fill="FFFFFF"/>
        </w:rPr>
        <w:t xml:space="preserve"> (0.</w:t>
      </w:r>
      <w:r w:rsidR="00EB7B63">
        <w:rPr>
          <w:rFonts w:ascii="Times New Roman" w:hAnsi="Times New Roman" w:cs="Times New Roman"/>
          <w:color w:val="1C1C1C"/>
          <w:shd w:val="clear" w:color="auto" w:fill="FFFFFF"/>
        </w:rPr>
        <w:t>9</w:t>
      </w:r>
      <w:ins w:id="169" w:author="Mohammad Nayeem Hasan" w:date="2023-01-11T19:37:00Z">
        <w:r w:rsidR="00C9546C">
          <w:rPr>
            <w:rFonts w:ascii="Times New Roman" w:hAnsi="Times New Roman" w:cs="Times New Roman"/>
            <w:color w:val="1C1C1C"/>
            <w:shd w:val="clear" w:color="auto" w:fill="FFFFFF"/>
          </w:rPr>
          <w:t>2</w:t>
        </w:r>
      </w:ins>
      <w:del w:id="170" w:author="Mohammad Nayeem Hasan" w:date="2023-01-11T19:37:00Z">
        <w:r w:rsidR="00EB7B63" w:rsidDel="00C9546C">
          <w:rPr>
            <w:rFonts w:ascii="Times New Roman" w:hAnsi="Times New Roman" w:cs="Times New Roman"/>
            <w:color w:val="1C1C1C"/>
            <w:shd w:val="clear" w:color="auto" w:fill="FFFFFF"/>
          </w:rPr>
          <w:delText>3</w:delText>
        </w:r>
      </w:del>
      <w:r w:rsidR="008B47F4">
        <w:rPr>
          <w:rFonts w:ascii="Times New Roman" w:hAnsi="Times New Roman" w:cs="Times New Roman"/>
          <w:color w:val="1C1C1C"/>
          <w:shd w:val="clear" w:color="auto" w:fill="FFFFFF"/>
        </w:rPr>
        <w:t xml:space="preserve"> [0.</w:t>
      </w:r>
      <w:r w:rsidR="00EB7B63">
        <w:rPr>
          <w:rFonts w:ascii="Times New Roman" w:hAnsi="Times New Roman" w:cs="Times New Roman"/>
          <w:color w:val="1C1C1C"/>
          <w:shd w:val="clear" w:color="auto" w:fill="FFFFFF"/>
        </w:rPr>
        <w:t>89</w:t>
      </w:r>
      <w:r w:rsidR="008B47F4">
        <w:rPr>
          <w:rFonts w:ascii="Times New Roman" w:hAnsi="Times New Roman" w:cs="Times New Roman"/>
          <w:color w:val="1C1C1C"/>
          <w:shd w:val="clear" w:color="auto" w:fill="FFFFFF"/>
        </w:rPr>
        <w:t>–0.</w:t>
      </w:r>
      <w:r w:rsidR="00EB7B63">
        <w:rPr>
          <w:rFonts w:ascii="Times New Roman" w:hAnsi="Times New Roman" w:cs="Times New Roman"/>
          <w:color w:val="1C1C1C"/>
          <w:shd w:val="clear" w:color="auto" w:fill="FFFFFF"/>
        </w:rPr>
        <w:t>97</w:t>
      </w:r>
      <w:r w:rsidR="008B47F4" w:rsidRPr="00BA7E40">
        <w:rPr>
          <w:rFonts w:ascii="Times New Roman" w:hAnsi="Times New Roman" w:cs="Times New Roman"/>
          <w:color w:val="1C1C1C"/>
          <w:shd w:val="clear" w:color="auto" w:fill="FFFFFF"/>
        </w:rPr>
        <w:t xml:space="preserve">]), </w:t>
      </w:r>
      <w:r w:rsidR="008B47F4" w:rsidRPr="008B47F4">
        <w:rPr>
          <w:rFonts w:ascii="Times New Roman" w:hAnsi="Times New Roman" w:cs="Times New Roman"/>
          <w:shd w:val="clear" w:color="auto" w:fill="FFFFFF"/>
        </w:rPr>
        <w:t>and stringency index (0.8</w:t>
      </w:r>
      <w:ins w:id="171" w:author="Mohammad Nayeem Hasan" w:date="2023-01-11T19:38:00Z">
        <w:r w:rsidR="00C9546C">
          <w:rPr>
            <w:rFonts w:ascii="Times New Roman" w:hAnsi="Times New Roman" w:cs="Times New Roman"/>
            <w:shd w:val="clear" w:color="auto" w:fill="FFFFFF"/>
          </w:rPr>
          <w:t>8</w:t>
        </w:r>
      </w:ins>
      <w:del w:id="172" w:author="Mohammad Nayeem Hasan" w:date="2023-01-11T19:38:00Z">
        <w:r w:rsidR="008B47F4" w:rsidRPr="008B47F4" w:rsidDel="00C9546C">
          <w:rPr>
            <w:rFonts w:ascii="Times New Roman" w:hAnsi="Times New Roman" w:cs="Times New Roman"/>
            <w:shd w:val="clear" w:color="auto" w:fill="FFFFFF"/>
          </w:rPr>
          <w:delText>9</w:delText>
        </w:r>
      </w:del>
      <w:r w:rsidR="008B47F4" w:rsidRPr="008B47F4">
        <w:rPr>
          <w:rFonts w:ascii="Times New Roman" w:hAnsi="Times New Roman" w:cs="Times New Roman"/>
          <w:shd w:val="clear" w:color="auto" w:fill="FFFFFF"/>
        </w:rPr>
        <w:t xml:space="preserve"> [0.8</w:t>
      </w:r>
      <w:ins w:id="173" w:author="Mohammad Nayeem Hasan" w:date="2023-01-11T19:38:00Z">
        <w:r w:rsidR="00C9546C">
          <w:rPr>
            <w:rFonts w:ascii="Times New Roman" w:hAnsi="Times New Roman" w:cs="Times New Roman"/>
            <w:shd w:val="clear" w:color="auto" w:fill="FFFFFF"/>
          </w:rPr>
          <w:t>7</w:t>
        </w:r>
      </w:ins>
      <w:del w:id="174" w:author="Mohammad Nayeem Hasan" w:date="2023-01-11T19:38:00Z">
        <w:r w:rsidR="008B47F4" w:rsidRPr="008B47F4" w:rsidDel="00C9546C">
          <w:rPr>
            <w:rFonts w:ascii="Times New Roman" w:hAnsi="Times New Roman" w:cs="Times New Roman"/>
            <w:shd w:val="clear" w:color="auto" w:fill="FFFFFF"/>
          </w:rPr>
          <w:delText>8</w:delText>
        </w:r>
      </w:del>
      <w:r w:rsidR="008B47F4" w:rsidRPr="008B47F4">
        <w:rPr>
          <w:rFonts w:ascii="Times New Roman" w:hAnsi="Times New Roman" w:cs="Times New Roman"/>
          <w:shd w:val="clear" w:color="auto" w:fill="FFFFFF"/>
        </w:rPr>
        <w:t>–0.</w:t>
      </w:r>
      <w:ins w:id="175" w:author="Mohammad Nayeem Hasan" w:date="2023-01-11T19:38:00Z">
        <w:r w:rsidR="00C9546C">
          <w:rPr>
            <w:rFonts w:ascii="Times New Roman" w:hAnsi="Times New Roman" w:cs="Times New Roman"/>
            <w:shd w:val="clear" w:color="auto" w:fill="FFFFFF"/>
          </w:rPr>
          <w:t>89</w:t>
        </w:r>
      </w:ins>
      <w:del w:id="176" w:author="Mohammad Nayeem Hasan" w:date="2023-01-11T19:38:00Z">
        <w:r w:rsidR="008B47F4" w:rsidRPr="008B47F4" w:rsidDel="00C9546C">
          <w:rPr>
            <w:rFonts w:ascii="Times New Roman" w:hAnsi="Times New Roman" w:cs="Times New Roman"/>
            <w:shd w:val="clear" w:color="auto" w:fill="FFFFFF"/>
          </w:rPr>
          <w:delText>90</w:delText>
        </w:r>
      </w:del>
      <w:r w:rsidR="008B47F4" w:rsidRPr="008B47F4">
        <w:rPr>
          <w:rFonts w:ascii="Times New Roman" w:hAnsi="Times New Roman" w:cs="Times New Roman"/>
          <w:shd w:val="clear" w:color="auto" w:fill="FFFFFF"/>
        </w:rPr>
        <w:t>]) and (1.</w:t>
      </w:r>
      <w:r w:rsidR="00EB7B63">
        <w:rPr>
          <w:rFonts w:ascii="Times New Roman" w:hAnsi="Times New Roman" w:cs="Times New Roman"/>
          <w:shd w:val="clear" w:color="auto" w:fill="FFFFFF"/>
        </w:rPr>
        <w:t>13</w:t>
      </w:r>
      <w:r w:rsidR="00EB7B63" w:rsidRPr="008B47F4" w:rsidDel="00EB7B63">
        <w:rPr>
          <w:rFonts w:ascii="Times New Roman" w:hAnsi="Times New Roman" w:cs="Times New Roman"/>
          <w:shd w:val="clear" w:color="auto" w:fill="FFFFFF"/>
        </w:rPr>
        <w:t xml:space="preserve"> </w:t>
      </w:r>
      <w:r w:rsidR="008B47F4" w:rsidRPr="008B47F4">
        <w:rPr>
          <w:rFonts w:ascii="Times New Roman" w:hAnsi="Times New Roman" w:cs="Times New Roman"/>
          <w:shd w:val="clear" w:color="auto" w:fill="FFFFFF"/>
        </w:rPr>
        <w:t xml:space="preserve"> [1.</w:t>
      </w:r>
      <w:r w:rsidR="00EB7B63">
        <w:rPr>
          <w:rFonts w:ascii="Times New Roman" w:hAnsi="Times New Roman" w:cs="Times New Roman"/>
          <w:shd w:val="clear" w:color="auto" w:fill="FFFFFF"/>
        </w:rPr>
        <w:t>12</w:t>
      </w:r>
      <w:r w:rsidR="008B47F4" w:rsidRPr="008B47F4">
        <w:rPr>
          <w:rFonts w:ascii="Times New Roman" w:hAnsi="Times New Roman" w:cs="Times New Roman"/>
          <w:shd w:val="clear" w:color="auto" w:fill="FFFFFF"/>
        </w:rPr>
        <w:t>–1.</w:t>
      </w:r>
      <w:r w:rsidR="00EB7B63">
        <w:rPr>
          <w:rFonts w:ascii="Times New Roman" w:hAnsi="Times New Roman" w:cs="Times New Roman"/>
          <w:shd w:val="clear" w:color="auto" w:fill="FFFFFF"/>
        </w:rPr>
        <w:t>14</w:t>
      </w:r>
      <w:r w:rsidR="008B47F4" w:rsidRPr="008B47F4">
        <w:rPr>
          <w:rFonts w:ascii="Times New Roman" w:hAnsi="Times New Roman" w:cs="Times New Roman"/>
          <w:shd w:val="clear" w:color="auto" w:fill="FFFFFF"/>
        </w:rPr>
        <w:t xml:space="preserve">]) </w:t>
      </w:r>
      <w:r w:rsidRPr="00224945">
        <w:rPr>
          <w:rFonts w:ascii="Times New Roman" w:hAnsi="Times New Roman" w:cs="Times New Roman"/>
          <w:shd w:val="clear" w:color="auto" w:fill="FFFFFF"/>
        </w:rPr>
        <w:t>w</w:t>
      </w:r>
      <w:r w:rsidR="005447BC">
        <w:rPr>
          <w:rFonts w:ascii="Times New Roman" w:hAnsi="Times New Roman" w:cs="Times New Roman"/>
          <w:shd w:val="clear" w:color="auto" w:fill="FFFFFF"/>
        </w:rPr>
        <w:t>ere</w:t>
      </w:r>
      <w:r w:rsidRPr="00224945">
        <w:rPr>
          <w:rFonts w:ascii="Times New Roman" w:hAnsi="Times New Roman" w:cs="Times New Roman"/>
          <w:shd w:val="clear" w:color="auto" w:fill="FFFFFF"/>
        </w:rPr>
        <w:t xml:space="preserve"> negatively significantly associated with the COVID-19 </w:t>
      </w:r>
      <w:proofErr w:type="spellStart"/>
      <w:r w:rsidRPr="00224945">
        <w:rPr>
          <w:rFonts w:ascii="Times New Roman" w:hAnsi="Times New Roman" w:cs="Times New Roman"/>
          <w:shd w:val="clear" w:color="auto" w:fill="FFFFFF"/>
        </w:rPr>
        <w:t>rCFR</w:t>
      </w:r>
      <w:proofErr w:type="spellEnd"/>
      <w:r w:rsidR="003E5036" w:rsidRPr="00224945">
        <w:rPr>
          <w:rFonts w:ascii="Times New Roman" w:hAnsi="Times New Roman" w:cs="Times New Roman"/>
          <w:shd w:val="clear" w:color="auto" w:fill="FFFFFF"/>
        </w:rPr>
        <w:t xml:space="preserve"> and excess mortality, respectively</w:t>
      </w:r>
      <w:r w:rsidR="002426EC">
        <w:rPr>
          <w:rFonts w:ascii="Times New Roman" w:hAnsi="Times New Roman" w:cs="Times New Roman"/>
          <w:shd w:val="clear" w:color="auto" w:fill="FFFFFF"/>
        </w:rPr>
        <w:t xml:space="preserve"> </w:t>
      </w:r>
      <w:r w:rsidR="008D1235" w:rsidRPr="00224945">
        <w:rPr>
          <w:rFonts w:ascii="Times New Roman" w:hAnsi="Times New Roman" w:cs="Times New Roman"/>
          <w:shd w:val="clear" w:color="auto" w:fill="FFFFFF"/>
        </w:rPr>
        <w:t>(</w:t>
      </w:r>
      <w:r w:rsidR="008D1235" w:rsidRPr="00224945">
        <w:rPr>
          <w:rFonts w:ascii="Times New Roman" w:hAnsi="Times New Roman" w:cs="Times New Roman"/>
          <w:b/>
          <w:bCs/>
          <w:shd w:val="clear" w:color="auto" w:fill="FFFFFF"/>
        </w:rPr>
        <w:t>Table</w:t>
      </w:r>
      <w:r w:rsidR="008B6F2B" w:rsidRPr="00224945">
        <w:rPr>
          <w:rFonts w:ascii="Times New Roman" w:hAnsi="Times New Roman" w:cs="Times New Roman"/>
          <w:b/>
          <w:bCs/>
          <w:shd w:val="clear" w:color="auto" w:fill="FFFFFF"/>
        </w:rPr>
        <w:t xml:space="preserve"> 2</w:t>
      </w:r>
      <w:r w:rsidR="008D1235" w:rsidRPr="00224945">
        <w:rPr>
          <w:rFonts w:ascii="Times New Roman" w:hAnsi="Times New Roman" w:cs="Times New Roman"/>
          <w:shd w:val="clear" w:color="auto" w:fill="FFFFFF"/>
        </w:rPr>
        <w:t>).</w:t>
      </w:r>
      <w:r w:rsidR="006575D1">
        <w:rPr>
          <w:rFonts w:ascii="Times New Roman" w:hAnsi="Times New Roman" w:cs="Times New Roman"/>
          <w:shd w:val="clear" w:color="auto" w:fill="FFFFFF"/>
        </w:rPr>
        <w:t xml:space="preserve"> </w:t>
      </w:r>
    </w:p>
    <w:p w14:paraId="58717074" w14:textId="77777777" w:rsidR="00460C31" w:rsidRPr="00BA7E40" w:rsidRDefault="00460C31" w:rsidP="00E8439F">
      <w:pPr>
        <w:spacing w:after="0" w:line="480" w:lineRule="auto"/>
        <w:rPr>
          <w:rFonts w:ascii="Times New Roman" w:hAnsi="Times New Roman" w:cs="Times New Roman"/>
          <w:color w:val="1C1C1C"/>
          <w:shd w:val="clear" w:color="auto" w:fill="FFFFFF"/>
        </w:rPr>
      </w:pPr>
    </w:p>
    <w:p w14:paraId="290BA100" w14:textId="25D34690" w:rsidR="00F80C40" w:rsidRPr="00BA7E40" w:rsidRDefault="00F80C40" w:rsidP="00E8439F">
      <w:pPr>
        <w:spacing w:after="0" w:line="480" w:lineRule="auto"/>
        <w:rPr>
          <w:rFonts w:ascii="Times New Roman" w:hAnsi="Times New Roman" w:cs="Times New Roman"/>
          <w:color w:val="1C1C1C"/>
          <w:shd w:val="clear" w:color="auto" w:fill="FFFFFF"/>
        </w:rPr>
      </w:pPr>
      <w:r w:rsidRPr="00BA7E40">
        <w:rPr>
          <w:rFonts w:ascii="Times New Roman" w:hAnsi="Times New Roman" w:cs="Times New Roman"/>
          <w:color w:val="1C1C1C"/>
          <w:shd w:val="clear" w:color="auto" w:fill="FFFFFF"/>
        </w:rPr>
        <w:t>Table</w:t>
      </w:r>
      <w:r w:rsidR="00DD2B31">
        <w:rPr>
          <w:rFonts w:ascii="Times New Roman" w:hAnsi="Times New Roman" w:cs="Times New Roman"/>
          <w:color w:val="1C1C1C"/>
          <w:shd w:val="clear" w:color="auto" w:fill="FFFFFF"/>
        </w:rPr>
        <w:t xml:space="preserve"> 2</w:t>
      </w:r>
      <w:r w:rsidRPr="00BA7E40">
        <w:rPr>
          <w:rFonts w:ascii="Times New Roman" w:hAnsi="Times New Roman" w:cs="Times New Roman"/>
          <w:color w:val="1C1C1C"/>
          <w:shd w:val="clear" w:color="auto" w:fill="FFFFFF"/>
        </w:rPr>
        <w:t xml:space="preserve"> includes various covariates and the random intercept in the model. The intraclass correlation coefficient (ICC) of 0.</w:t>
      </w:r>
      <w:r w:rsidR="00BB7A1B">
        <w:rPr>
          <w:rFonts w:ascii="Times New Roman" w:hAnsi="Times New Roman" w:cs="Times New Roman"/>
          <w:color w:val="1C1C1C"/>
          <w:shd w:val="clear" w:color="auto" w:fill="FFFFFF"/>
        </w:rPr>
        <w:t>68</w:t>
      </w:r>
      <w:ins w:id="177" w:author="Mohammad Nayeem Hasan" w:date="2023-01-11T19:38:00Z">
        <w:r w:rsidR="00C9546C">
          <w:rPr>
            <w:rFonts w:ascii="Times New Roman" w:hAnsi="Times New Roman" w:cs="Times New Roman"/>
            <w:color w:val="1C1C1C"/>
            <w:shd w:val="clear" w:color="auto" w:fill="FFFFFF"/>
          </w:rPr>
          <w:t>2</w:t>
        </w:r>
      </w:ins>
      <w:del w:id="178" w:author="Mohammad Nayeem Hasan" w:date="2023-01-11T19:38:00Z">
        <w:r w:rsidR="00BB7A1B" w:rsidDel="00C9546C">
          <w:rPr>
            <w:rFonts w:ascii="Times New Roman" w:hAnsi="Times New Roman" w:cs="Times New Roman"/>
            <w:color w:val="1C1C1C"/>
            <w:shd w:val="clear" w:color="auto" w:fill="FFFFFF"/>
          </w:rPr>
          <w:delText>7</w:delText>
        </w:r>
      </w:del>
      <w:r w:rsidRPr="00BA7E40">
        <w:rPr>
          <w:rFonts w:ascii="Times New Roman" w:hAnsi="Times New Roman" w:cs="Times New Roman"/>
          <w:color w:val="1C1C1C"/>
          <w:shd w:val="clear" w:color="auto" w:fill="FFFFFF"/>
        </w:rPr>
        <w:t xml:space="preserve"> was calculated by dividing the variance of the random effect by the total variance. Thus, the spatial unit effects account for approximately 6</w:t>
      </w:r>
      <w:r w:rsidR="00747E64">
        <w:rPr>
          <w:rFonts w:ascii="Times New Roman" w:hAnsi="Times New Roman" w:cs="Times New Roman"/>
          <w:color w:val="1C1C1C"/>
          <w:shd w:val="clear" w:color="auto" w:fill="FFFFFF"/>
        </w:rPr>
        <w:t>8</w:t>
      </w:r>
      <w:r w:rsidRPr="00BA7E40">
        <w:rPr>
          <w:rFonts w:ascii="Times New Roman" w:hAnsi="Times New Roman" w:cs="Times New Roman"/>
          <w:color w:val="1C1C1C"/>
          <w:shd w:val="clear" w:color="auto" w:fill="FFFFFF"/>
        </w:rPr>
        <w:t>.</w:t>
      </w:r>
      <w:ins w:id="179" w:author="Mohammad Nayeem Hasan" w:date="2023-01-11T19:38:00Z">
        <w:r w:rsidR="00C9546C">
          <w:rPr>
            <w:rFonts w:ascii="Times New Roman" w:hAnsi="Times New Roman" w:cs="Times New Roman"/>
            <w:color w:val="1C1C1C"/>
            <w:shd w:val="clear" w:color="auto" w:fill="FFFFFF"/>
          </w:rPr>
          <w:t>2</w:t>
        </w:r>
      </w:ins>
      <w:del w:id="180" w:author="Mohammad Nayeem Hasan" w:date="2023-01-11T19:38:00Z">
        <w:r w:rsidR="00BB7A1B" w:rsidDel="00C9546C">
          <w:rPr>
            <w:rFonts w:ascii="Times New Roman" w:hAnsi="Times New Roman" w:cs="Times New Roman"/>
            <w:color w:val="1C1C1C"/>
            <w:shd w:val="clear" w:color="auto" w:fill="FFFFFF"/>
          </w:rPr>
          <w:delText>7</w:delText>
        </w:r>
      </w:del>
      <w:r w:rsidRPr="00BA7E40">
        <w:rPr>
          <w:rFonts w:ascii="Times New Roman" w:hAnsi="Times New Roman" w:cs="Times New Roman"/>
          <w:color w:val="1C1C1C"/>
          <w:shd w:val="clear" w:color="auto" w:fill="FFFFFF"/>
        </w:rPr>
        <w:t xml:space="preserve">% of the total variance of </w:t>
      </w:r>
      <w:r w:rsidRPr="00BA7E40">
        <w:rPr>
          <w:rFonts w:ascii="Times New Roman" w:hAnsi="Times New Roman" w:cs="Times New Roman"/>
          <w:color w:val="1C1C1C"/>
          <w:shd w:val="clear" w:color="auto" w:fill="FFFFFF"/>
        </w:rPr>
        <w:lastRenderedPageBreak/>
        <w:t xml:space="preserve">weekly </w:t>
      </w:r>
      <w:proofErr w:type="spellStart"/>
      <w:r w:rsidRPr="00BA7E40">
        <w:rPr>
          <w:rFonts w:ascii="Times New Roman" w:hAnsi="Times New Roman" w:cs="Times New Roman"/>
          <w:color w:val="1C1C1C"/>
          <w:shd w:val="clear" w:color="auto" w:fill="FFFFFF"/>
        </w:rPr>
        <w:t>rCFR</w:t>
      </w:r>
      <w:proofErr w:type="spellEnd"/>
      <w:r w:rsidRPr="00BA7E40">
        <w:rPr>
          <w:rFonts w:ascii="Times New Roman" w:hAnsi="Times New Roman" w:cs="Times New Roman"/>
          <w:color w:val="1C1C1C"/>
          <w:shd w:val="clear" w:color="auto" w:fill="FFFFFF"/>
        </w:rPr>
        <w:t>, which suggests</w:t>
      </w:r>
      <w:r w:rsidR="00EF24A8">
        <w:rPr>
          <w:rFonts w:ascii="Times New Roman" w:hAnsi="Times New Roman" w:cs="Times New Roman"/>
          <w:color w:val="1C1C1C"/>
          <w:shd w:val="clear" w:color="auto" w:fill="FFFFFF"/>
        </w:rPr>
        <w:t xml:space="preserve"> m</w:t>
      </w:r>
      <w:r w:rsidRPr="00BA7E40">
        <w:rPr>
          <w:rFonts w:ascii="Times New Roman" w:hAnsi="Times New Roman" w:cs="Times New Roman"/>
          <w:color w:val="1C1C1C"/>
          <w:shd w:val="clear" w:color="auto" w:fill="FFFFFF"/>
        </w:rPr>
        <w:t xml:space="preserve">oderate reliability on location effects on weekly </w:t>
      </w:r>
      <w:proofErr w:type="spellStart"/>
      <w:r w:rsidRPr="00BA7E40">
        <w:rPr>
          <w:rFonts w:ascii="Times New Roman" w:hAnsi="Times New Roman" w:cs="Times New Roman"/>
          <w:color w:val="1C1C1C"/>
          <w:shd w:val="clear" w:color="auto" w:fill="FFFFFF"/>
        </w:rPr>
        <w:t>rCFR</w:t>
      </w:r>
      <w:proofErr w:type="spellEnd"/>
      <w:r w:rsidRPr="00BA7E40">
        <w:rPr>
          <w:rFonts w:ascii="Times New Roman" w:hAnsi="Times New Roman" w:cs="Times New Roman"/>
          <w:color w:val="1C1C1C"/>
          <w:shd w:val="clear" w:color="auto" w:fill="FFFFFF"/>
        </w:rPr>
        <w:t xml:space="preserve">. It is also to be noted that with the introduction of a random intercept, </w:t>
      </w:r>
      <w:r w:rsidR="00351BF6">
        <w:rPr>
          <w:rFonts w:ascii="Times New Roman" w:hAnsi="Times New Roman" w:cs="Times New Roman"/>
          <w:color w:val="1C1C1C"/>
          <w:shd w:val="clear" w:color="auto" w:fill="FFFFFF"/>
        </w:rPr>
        <w:t>“</w:t>
      </w:r>
      <w:r w:rsidRPr="00BA7E40">
        <w:rPr>
          <w:rFonts w:ascii="Times New Roman" w:hAnsi="Times New Roman" w:cs="Times New Roman"/>
          <w:color w:val="1C1C1C"/>
          <w:shd w:val="clear" w:color="auto" w:fill="FFFFFF"/>
        </w:rPr>
        <w:t>vaccination</w:t>
      </w:r>
      <w:r w:rsidR="00351BF6">
        <w:rPr>
          <w:rFonts w:ascii="Times New Roman" w:hAnsi="Times New Roman" w:cs="Times New Roman"/>
          <w:color w:val="1C1C1C"/>
          <w:shd w:val="clear" w:color="auto" w:fill="FFFFFF"/>
        </w:rPr>
        <w:t>”</w:t>
      </w:r>
      <w:r w:rsidRPr="00BA7E40">
        <w:rPr>
          <w:rFonts w:ascii="Times New Roman" w:hAnsi="Times New Roman" w:cs="Times New Roman"/>
          <w:color w:val="1C1C1C"/>
          <w:shd w:val="clear" w:color="auto" w:fill="FFFFFF"/>
        </w:rPr>
        <w:t xml:space="preserve">, </w:t>
      </w:r>
      <w:r w:rsidR="00351BF6">
        <w:rPr>
          <w:rFonts w:ascii="Times New Roman" w:hAnsi="Times New Roman" w:cs="Times New Roman"/>
          <w:color w:val="1C1C1C"/>
          <w:shd w:val="clear" w:color="auto" w:fill="FFFFFF"/>
        </w:rPr>
        <w:t>“</w:t>
      </w:r>
      <w:r w:rsidRPr="00BA7E40">
        <w:rPr>
          <w:rFonts w:ascii="Times New Roman" w:hAnsi="Times New Roman" w:cs="Times New Roman"/>
          <w:color w:val="1C1C1C"/>
          <w:shd w:val="clear" w:color="auto" w:fill="FFFFFF"/>
        </w:rPr>
        <w:t>population density</w:t>
      </w:r>
      <w:r w:rsidR="00351BF6">
        <w:rPr>
          <w:rFonts w:ascii="Times New Roman" w:hAnsi="Times New Roman" w:cs="Times New Roman"/>
          <w:color w:val="1C1C1C"/>
          <w:shd w:val="clear" w:color="auto" w:fill="FFFFFF"/>
        </w:rPr>
        <w:t>”</w:t>
      </w:r>
      <w:r w:rsidRPr="00BA7E40">
        <w:rPr>
          <w:rFonts w:ascii="Times New Roman" w:hAnsi="Times New Roman" w:cs="Times New Roman"/>
          <w:color w:val="1C1C1C"/>
          <w:shd w:val="clear" w:color="auto" w:fill="FFFFFF"/>
        </w:rPr>
        <w:t xml:space="preserve">, </w:t>
      </w:r>
      <w:r w:rsidR="00351BF6">
        <w:rPr>
          <w:rFonts w:ascii="Times New Roman" w:hAnsi="Times New Roman" w:cs="Times New Roman"/>
          <w:color w:val="1C1C1C"/>
          <w:shd w:val="clear" w:color="auto" w:fill="FFFFFF"/>
        </w:rPr>
        <w:t>“</w:t>
      </w:r>
      <w:r w:rsidRPr="00BA7E40">
        <w:rPr>
          <w:rFonts w:ascii="Times New Roman" w:hAnsi="Times New Roman" w:cs="Times New Roman"/>
          <w:color w:val="1C1C1C"/>
          <w:shd w:val="clear" w:color="auto" w:fill="FFFFFF"/>
        </w:rPr>
        <w:t>GDP</w:t>
      </w:r>
      <w:r w:rsidR="00351BF6">
        <w:rPr>
          <w:rFonts w:ascii="Times New Roman" w:hAnsi="Times New Roman" w:cs="Times New Roman"/>
          <w:color w:val="1C1C1C"/>
          <w:shd w:val="clear" w:color="auto" w:fill="FFFFFF"/>
        </w:rPr>
        <w:t>”</w:t>
      </w:r>
      <w:r w:rsidRPr="00BA7E40">
        <w:rPr>
          <w:rFonts w:ascii="Times New Roman" w:hAnsi="Times New Roman" w:cs="Times New Roman"/>
          <w:color w:val="1C1C1C"/>
          <w:shd w:val="clear" w:color="auto" w:fill="FFFFFF"/>
        </w:rPr>
        <w:t xml:space="preserve">, </w:t>
      </w:r>
      <w:r w:rsidR="00351BF6">
        <w:rPr>
          <w:rFonts w:ascii="Times New Roman" w:hAnsi="Times New Roman" w:cs="Times New Roman"/>
          <w:color w:val="1C1C1C"/>
          <w:shd w:val="clear" w:color="auto" w:fill="FFFFFF"/>
        </w:rPr>
        <w:t>“</w:t>
      </w:r>
      <w:r w:rsidRPr="00BA7E40">
        <w:rPr>
          <w:rFonts w:ascii="Times New Roman" w:hAnsi="Times New Roman" w:cs="Times New Roman"/>
          <w:color w:val="1C1C1C"/>
          <w:shd w:val="clear" w:color="auto" w:fill="FFFFFF"/>
        </w:rPr>
        <w:t>weeks</w:t>
      </w:r>
      <w:r w:rsidR="00351BF6">
        <w:rPr>
          <w:rFonts w:ascii="Times New Roman" w:hAnsi="Times New Roman" w:cs="Times New Roman"/>
          <w:color w:val="1C1C1C"/>
          <w:shd w:val="clear" w:color="auto" w:fill="FFFFFF"/>
        </w:rPr>
        <w:t>”</w:t>
      </w:r>
      <w:r w:rsidRPr="00BA7E40">
        <w:rPr>
          <w:rFonts w:ascii="Times New Roman" w:hAnsi="Times New Roman" w:cs="Times New Roman"/>
          <w:color w:val="1C1C1C"/>
          <w:shd w:val="clear" w:color="auto" w:fill="FFFFFF"/>
        </w:rPr>
        <w:t xml:space="preserve"> and </w:t>
      </w:r>
      <w:r w:rsidR="00351BF6">
        <w:rPr>
          <w:rFonts w:ascii="Times New Roman" w:hAnsi="Times New Roman" w:cs="Times New Roman"/>
          <w:color w:val="1C1C1C"/>
          <w:shd w:val="clear" w:color="auto" w:fill="FFFFFF"/>
        </w:rPr>
        <w:t>“</w:t>
      </w:r>
      <w:r w:rsidRPr="00BA7E40">
        <w:rPr>
          <w:rFonts w:ascii="Times New Roman" w:hAnsi="Times New Roman" w:cs="Times New Roman"/>
          <w:color w:val="1C1C1C"/>
          <w:shd w:val="clear" w:color="auto" w:fill="FFFFFF"/>
        </w:rPr>
        <w:t>stringency index</w:t>
      </w:r>
      <w:r w:rsidR="00351BF6">
        <w:rPr>
          <w:rFonts w:ascii="Times New Roman" w:hAnsi="Times New Roman" w:cs="Times New Roman"/>
          <w:color w:val="1C1C1C"/>
          <w:shd w:val="clear" w:color="auto" w:fill="FFFFFF"/>
        </w:rPr>
        <w:t>”</w:t>
      </w:r>
      <w:r w:rsidRPr="00BA7E40">
        <w:rPr>
          <w:rFonts w:ascii="Times New Roman" w:hAnsi="Times New Roman" w:cs="Times New Roman"/>
          <w:color w:val="1C1C1C"/>
          <w:shd w:val="clear" w:color="auto" w:fill="FFFFFF"/>
        </w:rPr>
        <w:t xml:space="preserve"> ha</w:t>
      </w:r>
      <w:r w:rsidR="00351BF6">
        <w:rPr>
          <w:rFonts w:ascii="Times New Roman" w:hAnsi="Times New Roman" w:cs="Times New Roman"/>
          <w:color w:val="1C1C1C"/>
          <w:shd w:val="clear" w:color="auto" w:fill="FFFFFF"/>
        </w:rPr>
        <w:t>d</w:t>
      </w:r>
      <w:r w:rsidRPr="00BA7E40">
        <w:rPr>
          <w:rFonts w:ascii="Times New Roman" w:hAnsi="Times New Roman" w:cs="Times New Roman"/>
          <w:color w:val="1C1C1C"/>
          <w:shd w:val="clear" w:color="auto" w:fill="FFFFFF"/>
        </w:rPr>
        <w:t xml:space="preserve"> significan</w:t>
      </w:r>
      <w:r w:rsidR="00351BF6">
        <w:rPr>
          <w:rFonts w:ascii="Times New Roman" w:hAnsi="Times New Roman" w:cs="Times New Roman"/>
          <w:color w:val="1C1C1C"/>
          <w:shd w:val="clear" w:color="auto" w:fill="FFFFFF"/>
        </w:rPr>
        <w:t>t</w:t>
      </w:r>
      <w:r w:rsidRPr="00BA7E40">
        <w:rPr>
          <w:rFonts w:ascii="Times New Roman" w:hAnsi="Times New Roman" w:cs="Times New Roman"/>
          <w:color w:val="1C1C1C"/>
          <w:shd w:val="clear" w:color="auto" w:fill="FFFFFF"/>
        </w:rPr>
        <w:t xml:space="preserve"> negative effects on weekly </w:t>
      </w:r>
      <w:proofErr w:type="spellStart"/>
      <w:r w:rsidRPr="00BA7E40">
        <w:rPr>
          <w:rFonts w:ascii="Times New Roman" w:hAnsi="Times New Roman" w:cs="Times New Roman"/>
          <w:color w:val="1C1C1C"/>
          <w:shd w:val="clear" w:color="auto" w:fill="FFFFFF"/>
        </w:rPr>
        <w:t>rCFR</w:t>
      </w:r>
      <w:proofErr w:type="spellEnd"/>
      <w:r w:rsidRPr="00BA7E40">
        <w:rPr>
          <w:rFonts w:ascii="Times New Roman" w:hAnsi="Times New Roman" w:cs="Times New Roman"/>
          <w:color w:val="1C1C1C"/>
          <w:shd w:val="clear" w:color="auto" w:fill="FFFFFF"/>
        </w:rPr>
        <w:t xml:space="preserve"> and </w:t>
      </w:r>
      <w:r w:rsidR="00BD0EF5">
        <w:rPr>
          <w:rFonts w:ascii="Times New Roman" w:hAnsi="Times New Roman" w:cs="Times New Roman"/>
          <w:color w:val="1C1C1C"/>
          <w:shd w:val="clear" w:color="auto" w:fill="FFFFFF"/>
        </w:rPr>
        <w:t>“</w:t>
      </w:r>
      <w:r w:rsidRPr="00BA7E40">
        <w:rPr>
          <w:rFonts w:ascii="Times New Roman" w:hAnsi="Times New Roman" w:cs="Times New Roman"/>
          <w:color w:val="1C1C1C"/>
          <w:shd w:val="clear" w:color="auto" w:fill="FFFFFF"/>
        </w:rPr>
        <w:t>the percentage of people aged 65 and above</w:t>
      </w:r>
      <w:r w:rsidR="00BD0EF5">
        <w:rPr>
          <w:rFonts w:ascii="Times New Roman" w:hAnsi="Times New Roman" w:cs="Times New Roman"/>
          <w:color w:val="1C1C1C"/>
          <w:shd w:val="clear" w:color="auto" w:fill="FFFFFF"/>
        </w:rPr>
        <w:t>”</w:t>
      </w:r>
      <w:r w:rsidR="003B5623" w:rsidRPr="00BA7E40">
        <w:rPr>
          <w:rFonts w:ascii="Times New Roman" w:hAnsi="Times New Roman" w:cs="Times New Roman"/>
          <w:color w:val="1C1C1C"/>
          <w:shd w:val="clear" w:color="auto" w:fill="FFFFFF"/>
        </w:rPr>
        <w:t xml:space="preserve"> </w:t>
      </w:r>
      <w:r w:rsidRPr="00BA7E40">
        <w:rPr>
          <w:rFonts w:ascii="Times New Roman" w:hAnsi="Times New Roman" w:cs="Times New Roman"/>
          <w:color w:val="1C1C1C"/>
          <w:shd w:val="clear" w:color="auto" w:fill="FFFFFF"/>
        </w:rPr>
        <w:t xml:space="preserve">have significant positive effects. </w:t>
      </w:r>
    </w:p>
    <w:p w14:paraId="52D9A45B" w14:textId="77777777" w:rsidR="00460C31" w:rsidRPr="00BA7E40" w:rsidRDefault="00460C31" w:rsidP="00E8439F">
      <w:pPr>
        <w:spacing w:line="480" w:lineRule="auto"/>
        <w:rPr>
          <w:rFonts w:ascii="Times New Roman" w:hAnsi="Times New Roman" w:cs="Times New Roman"/>
          <w:b/>
          <w:bCs/>
          <w:color w:val="000000" w:themeColor="text1"/>
          <w:shd w:val="clear" w:color="auto" w:fill="FFFFFF"/>
        </w:rPr>
      </w:pPr>
    </w:p>
    <w:p w14:paraId="7B7E830D" w14:textId="4B0F603E" w:rsidR="005C66BE" w:rsidRPr="00BA7E40" w:rsidRDefault="00570C9F" w:rsidP="00E8439F">
      <w:pPr>
        <w:tabs>
          <w:tab w:val="left" w:pos="1200"/>
        </w:tabs>
        <w:spacing w:after="0" w:line="480" w:lineRule="auto"/>
        <w:rPr>
          <w:rFonts w:ascii="Times New Roman" w:hAnsi="Times New Roman" w:cs="Times New Roman"/>
          <w:b/>
          <w:bCs/>
          <w:color w:val="000000"/>
        </w:rPr>
      </w:pPr>
      <w:r>
        <w:rPr>
          <w:rFonts w:ascii="Times New Roman" w:hAnsi="Times New Roman" w:cs="Times New Roman"/>
          <w:b/>
          <w:bCs/>
          <w:color w:val="000000"/>
        </w:rPr>
        <w:t xml:space="preserve">The </w:t>
      </w:r>
      <w:r w:rsidR="005C66BE" w:rsidRPr="00BA7E40">
        <w:rPr>
          <w:rFonts w:ascii="Times New Roman" w:hAnsi="Times New Roman" w:cs="Times New Roman"/>
          <w:b/>
          <w:bCs/>
          <w:color w:val="000000"/>
        </w:rPr>
        <w:t xml:space="preserve">Trend of global </w:t>
      </w:r>
      <w:proofErr w:type="spellStart"/>
      <w:r w:rsidR="005C66BE" w:rsidRPr="00BA7E40">
        <w:rPr>
          <w:rFonts w:ascii="Times New Roman" w:hAnsi="Times New Roman" w:cs="Times New Roman"/>
          <w:b/>
          <w:bCs/>
          <w:color w:val="000000"/>
        </w:rPr>
        <w:t>rCFR</w:t>
      </w:r>
      <w:proofErr w:type="spellEnd"/>
      <w:r w:rsidR="005C66BE" w:rsidRPr="00BA7E40">
        <w:rPr>
          <w:rFonts w:ascii="Times New Roman" w:hAnsi="Times New Roman" w:cs="Times New Roman"/>
          <w:b/>
          <w:bCs/>
          <w:color w:val="000000"/>
        </w:rPr>
        <w:t xml:space="preserve"> of COVID-19: </w:t>
      </w:r>
    </w:p>
    <w:p w14:paraId="3B48D202" w14:textId="6A60E96A" w:rsidR="003802A5" w:rsidRDefault="00294F52" w:rsidP="00E8439F">
      <w:pPr>
        <w:tabs>
          <w:tab w:val="left" w:pos="1200"/>
        </w:tabs>
        <w:spacing w:after="0" w:line="480" w:lineRule="auto"/>
        <w:rPr>
          <w:rFonts w:ascii="Times New Roman" w:hAnsi="Times New Roman" w:cs="Times New Roman"/>
          <w:color w:val="000000"/>
        </w:rPr>
      </w:pPr>
      <w:r w:rsidRPr="00BA7E40">
        <w:rPr>
          <w:rFonts w:ascii="Times New Roman" w:hAnsi="Times New Roman" w:cs="Times New Roman"/>
          <w:color w:val="000000"/>
        </w:rPr>
        <w:t xml:space="preserve">In the ARIMA and Prophet </w:t>
      </w:r>
      <w:r w:rsidR="005447BC">
        <w:rPr>
          <w:rFonts w:ascii="Times New Roman" w:hAnsi="Times New Roman" w:cs="Times New Roman"/>
          <w:color w:val="000000"/>
        </w:rPr>
        <w:t>m</w:t>
      </w:r>
      <w:r w:rsidRPr="00BA7E40">
        <w:rPr>
          <w:rFonts w:ascii="Times New Roman" w:hAnsi="Times New Roman" w:cs="Times New Roman"/>
          <w:color w:val="000000"/>
        </w:rPr>
        <w:t>odel</w:t>
      </w:r>
      <w:r w:rsidR="005447BC">
        <w:rPr>
          <w:rFonts w:ascii="Times New Roman" w:hAnsi="Times New Roman" w:cs="Times New Roman"/>
          <w:color w:val="000000"/>
        </w:rPr>
        <w:t>s</w:t>
      </w:r>
      <w:r w:rsidRPr="00BA7E40">
        <w:rPr>
          <w:rFonts w:ascii="Times New Roman" w:hAnsi="Times New Roman" w:cs="Times New Roman"/>
          <w:color w:val="000000"/>
        </w:rPr>
        <w:t xml:space="preserve">, we found a strong declining trend </w:t>
      </w:r>
      <w:r w:rsidR="0094185C" w:rsidRPr="00BA7E40">
        <w:rPr>
          <w:rFonts w:ascii="Times New Roman" w:hAnsi="Times New Roman" w:cs="Times New Roman"/>
          <w:color w:val="000000"/>
        </w:rPr>
        <w:t xml:space="preserve">of </w:t>
      </w:r>
      <w:proofErr w:type="spellStart"/>
      <w:r w:rsidR="0094185C" w:rsidRPr="00BA7E40">
        <w:rPr>
          <w:rFonts w:ascii="Times New Roman" w:hAnsi="Times New Roman" w:cs="Times New Roman"/>
          <w:color w:val="000000"/>
        </w:rPr>
        <w:t>rCFR</w:t>
      </w:r>
      <w:proofErr w:type="spellEnd"/>
      <w:r w:rsidR="0094185C" w:rsidRPr="00BA7E40">
        <w:rPr>
          <w:rFonts w:ascii="Times New Roman" w:hAnsi="Times New Roman" w:cs="Times New Roman"/>
          <w:color w:val="000000"/>
        </w:rPr>
        <w:t xml:space="preserve"> of COVID-19 </w:t>
      </w:r>
      <w:r w:rsidRPr="00BA7E40">
        <w:rPr>
          <w:rFonts w:ascii="Times New Roman" w:hAnsi="Times New Roman" w:cs="Times New Roman"/>
          <w:color w:val="000000"/>
        </w:rPr>
        <w:t xml:space="preserve">between observed and predictive global </w:t>
      </w:r>
      <w:proofErr w:type="spellStart"/>
      <w:r w:rsidRPr="00BA7E40">
        <w:rPr>
          <w:rFonts w:ascii="Times New Roman" w:hAnsi="Times New Roman" w:cs="Times New Roman"/>
          <w:color w:val="000000"/>
        </w:rPr>
        <w:t>rCFR</w:t>
      </w:r>
      <w:proofErr w:type="spellEnd"/>
      <w:r w:rsidRPr="00BA7E40">
        <w:rPr>
          <w:rFonts w:ascii="Times New Roman" w:hAnsi="Times New Roman" w:cs="Times New Roman"/>
          <w:color w:val="000000"/>
        </w:rPr>
        <w:t xml:space="preserve"> of COVID-19 with a</w:t>
      </w:r>
      <w:r w:rsidR="00605FF0">
        <w:rPr>
          <w:rFonts w:ascii="Times New Roman" w:hAnsi="Times New Roman" w:cs="Times New Roman"/>
          <w:color w:val="000000"/>
        </w:rPr>
        <w:t>n</w:t>
      </w:r>
      <w:r w:rsidRPr="00BA7E40">
        <w:rPr>
          <w:rFonts w:ascii="Times New Roman" w:hAnsi="Times New Roman" w:cs="Times New Roman"/>
          <w:color w:val="000000"/>
        </w:rPr>
        <w:t xml:space="preserve"> </w:t>
      </w:r>
      <w:r w:rsidR="00E019AA" w:rsidRPr="00E019AA">
        <w:rPr>
          <w:rFonts w:ascii="Times New Roman" w:hAnsi="Times New Roman" w:cs="Times New Roman"/>
          <w:i/>
          <w:iCs/>
          <w:color w:val="000000"/>
        </w:rPr>
        <w:t>R</w:t>
      </w:r>
      <w:r w:rsidR="00E019AA" w:rsidRPr="00E019AA">
        <w:rPr>
          <w:rFonts w:ascii="Times New Roman" w:hAnsi="Times New Roman" w:cs="Times New Roman"/>
          <w:i/>
          <w:iCs/>
          <w:color w:val="000000"/>
          <w:vertAlign w:val="superscript"/>
        </w:rPr>
        <w:t>2</w:t>
      </w:r>
      <w:r w:rsidRPr="00BA7E40">
        <w:rPr>
          <w:rFonts w:ascii="Times New Roman" w:hAnsi="Times New Roman" w:cs="Times New Roman"/>
          <w:color w:val="000000"/>
        </w:rPr>
        <w:t>, RMSE</w:t>
      </w:r>
      <w:r w:rsidR="003C7781">
        <w:rPr>
          <w:rFonts w:ascii="Times New Roman" w:hAnsi="Times New Roman" w:cs="Times New Roman"/>
          <w:color w:val="000000"/>
        </w:rPr>
        <w:t>,</w:t>
      </w:r>
      <w:r w:rsidRPr="00BA7E40">
        <w:rPr>
          <w:rFonts w:ascii="Times New Roman" w:hAnsi="Times New Roman" w:cs="Times New Roman"/>
          <w:color w:val="000000"/>
        </w:rPr>
        <w:t xml:space="preserve"> and MAE value of </w:t>
      </w:r>
      <w:bookmarkStart w:id="181" w:name="_Hlk124471207"/>
      <w:r w:rsidR="00747E64" w:rsidRPr="00BA7E40">
        <w:rPr>
          <w:rFonts w:ascii="Times New Roman" w:hAnsi="Times New Roman" w:cs="Times New Roman"/>
          <w:color w:val="000000"/>
        </w:rPr>
        <w:t>99.9</w:t>
      </w:r>
      <w:ins w:id="182" w:author="Mohammad Nayeem Hasan" w:date="2023-01-11T19:40:00Z">
        <w:r w:rsidR="00C9546C">
          <w:rPr>
            <w:rFonts w:ascii="Times New Roman" w:hAnsi="Times New Roman" w:cs="Times New Roman"/>
            <w:color w:val="000000"/>
          </w:rPr>
          <w:t>7</w:t>
        </w:r>
      </w:ins>
      <w:del w:id="183" w:author="Mohammad Nayeem Hasan" w:date="2023-01-11T19:40:00Z">
        <w:r w:rsidR="00747E64" w:rsidDel="00C9546C">
          <w:rPr>
            <w:rFonts w:ascii="Times New Roman" w:hAnsi="Times New Roman" w:cs="Times New Roman"/>
            <w:color w:val="000000"/>
          </w:rPr>
          <w:delText>6</w:delText>
        </w:r>
      </w:del>
      <w:r w:rsidR="00747E64" w:rsidRPr="00BA7E40">
        <w:rPr>
          <w:rFonts w:ascii="Times New Roman" w:hAnsi="Times New Roman" w:cs="Times New Roman"/>
          <w:color w:val="000000"/>
        </w:rPr>
        <w:t xml:space="preserve">% </w:t>
      </w:r>
      <w:bookmarkEnd w:id="181"/>
      <w:r w:rsidR="00747E64" w:rsidRPr="00BA7E40">
        <w:rPr>
          <w:rFonts w:ascii="Times New Roman" w:hAnsi="Times New Roman" w:cs="Times New Roman"/>
          <w:color w:val="000000"/>
        </w:rPr>
        <w:t xml:space="preserve">and </w:t>
      </w:r>
      <w:bookmarkStart w:id="184" w:name="_Hlk124471224"/>
      <w:r w:rsidR="00747E64" w:rsidRPr="00BA7E40">
        <w:rPr>
          <w:rFonts w:ascii="Times New Roman" w:hAnsi="Times New Roman" w:cs="Times New Roman"/>
          <w:color w:val="000000"/>
        </w:rPr>
        <w:t>99.</w:t>
      </w:r>
      <w:ins w:id="185" w:author="Mohammad Nayeem Hasan" w:date="2023-01-11T19:41:00Z">
        <w:r w:rsidR="00C9546C">
          <w:rPr>
            <w:rFonts w:ascii="Times New Roman" w:hAnsi="Times New Roman" w:cs="Times New Roman"/>
            <w:color w:val="000000"/>
          </w:rPr>
          <w:t>50</w:t>
        </w:r>
      </w:ins>
      <w:del w:id="186" w:author="Mohammad Nayeem Hasan" w:date="2023-01-11T19:41:00Z">
        <w:r w:rsidR="00747E64" w:rsidDel="00C9546C">
          <w:rPr>
            <w:rFonts w:ascii="Times New Roman" w:hAnsi="Times New Roman" w:cs="Times New Roman"/>
            <w:color w:val="000000"/>
          </w:rPr>
          <w:delText>74</w:delText>
        </w:r>
      </w:del>
      <w:r w:rsidR="00747E64" w:rsidRPr="00BA7E40">
        <w:rPr>
          <w:rFonts w:ascii="Times New Roman" w:hAnsi="Times New Roman" w:cs="Times New Roman"/>
          <w:color w:val="000000"/>
        </w:rPr>
        <w:t xml:space="preserve">%, </w:t>
      </w:r>
      <w:bookmarkStart w:id="187" w:name="_Hlk124471237"/>
      <w:bookmarkEnd w:id="184"/>
      <w:r w:rsidR="00747E64" w:rsidRPr="00BA7E40">
        <w:rPr>
          <w:rFonts w:ascii="Times New Roman" w:hAnsi="Times New Roman" w:cs="Times New Roman"/>
          <w:color w:val="000000"/>
        </w:rPr>
        <w:t>0.0</w:t>
      </w:r>
      <w:ins w:id="188" w:author="Mohammad Nayeem Hasan" w:date="2023-01-11T19:41:00Z">
        <w:r w:rsidR="00C9546C">
          <w:rPr>
            <w:rFonts w:ascii="Times New Roman" w:hAnsi="Times New Roman" w:cs="Times New Roman"/>
            <w:color w:val="000000"/>
          </w:rPr>
          <w:t>29</w:t>
        </w:r>
      </w:ins>
      <w:del w:id="189" w:author="Mohammad Nayeem Hasan" w:date="2023-01-11T19:41:00Z">
        <w:r w:rsidR="00747E64" w:rsidDel="00C9546C">
          <w:rPr>
            <w:rFonts w:ascii="Times New Roman" w:hAnsi="Times New Roman" w:cs="Times New Roman"/>
            <w:color w:val="000000"/>
          </w:rPr>
          <w:delText>31</w:delText>
        </w:r>
      </w:del>
      <w:r w:rsidR="00747E64" w:rsidRPr="00BA7E40">
        <w:rPr>
          <w:rFonts w:ascii="Times New Roman" w:hAnsi="Times New Roman" w:cs="Times New Roman"/>
          <w:color w:val="000000"/>
        </w:rPr>
        <w:t xml:space="preserve"> </w:t>
      </w:r>
      <w:bookmarkEnd w:id="187"/>
      <w:r w:rsidR="00747E64" w:rsidRPr="00BA7E40">
        <w:rPr>
          <w:rFonts w:ascii="Times New Roman" w:hAnsi="Times New Roman" w:cs="Times New Roman"/>
          <w:color w:val="000000"/>
        </w:rPr>
        <w:t xml:space="preserve">and </w:t>
      </w:r>
      <w:bookmarkStart w:id="190" w:name="_Hlk124471256"/>
      <w:r w:rsidR="00747E64" w:rsidRPr="00BA7E40">
        <w:rPr>
          <w:rFonts w:ascii="Times New Roman" w:hAnsi="Times New Roman" w:cs="Times New Roman"/>
          <w:color w:val="000000"/>
        </w:rPr>
        <w:t>0.</w:t>
      </w:r>
      <w:ins w:id="191" w:author="Mohammad Nayeem Hasan" w:date="2023-01-11T19:41:00Z">
        <w:r w:rsidR="00C9546C">
          <w:rPr>
            <w:rFonts w:ascii="Times New Roman" w:hAnsi="Times New Roman" w:cs="Times New Roman"/>
            <w:color w:val="000000"/>
          </w:rPr>
          <w:t>113</w:t>
        </w:r>
      </w:ins>
      <w:bookmarkEnd w:id="190"/>
      <w:del w:id="192" w:author="Mohammad Nayeem Hasan" w:date="2023-01-11T19:41:00Z">
        <w:r w:rsidR="00747E64" w:rsidDel="00C9546C">
          <w:rPr>
            <w:rFonts w:ascii="Times New Roman" w:hAnsi="Times New Roman" w:cs="Times New Roman"/>
            <w:color w:val="000000"/>
          </w:rPr>
          <w:delText>081</w:delText>
        </w:r>
      </w:del>
      <w:r w:rsidR="00747E64" w:rsidRPr="00BA7E40">
        <w:rPr>
          <w:rFonts w:ascii="Times New Roman" w:hAnsi="Times New Roman" w:cs="Times New Roman"/>
          <w:color w:val="000000"/>
        </w:rPr>
        <w:t>, and</w:t>
      </w:r>
      <w:r w:rsidR="00747E64" w:rsidRPr="00BA7E40">
        <w:rPr>
          <w:rFonts w:ascii="Times New Roman" w:hAnsi="Times New Roman" w:cs="Times New Roman"/>
          <w:color w:val="0070C0"/>
        </w:rPr>
        <w:t xml:space="preserve"> </w:t>
      </w:r>
      <w:bookmarkStart w:id="193" w:name="_Hlk124471267"/>
      <w:r w:rsidR="00747E64" w:rsidRPr="00BA7E40">
        <w:rPr>
          <w:rFonts w:ascii="Times New Roman" w:hAnsi="Times New Roman" w:cs="Times New Roman"/>
          <w:color w:val="000000"/>
        </w:rPr>
        <w:t>0.0</w:t>
      </w:r>
      <w:r w:rsidR="00747E64">
        <w:rPr>
          <w:rFonts w:ascii="Times New Roman" w:hAnsi="Times New Roman" w:cs="Times New Roman"/>
          <w:color w:val="000000"/>
        </w:rPr>
        <w:t>0</w:t>
      </w:r>
      <w:ins w:id="194" w:author="Mohammad Nayeem Hasan" w:date="2023-01-11T19:41:00Z">
        <w:r w:rsidR="00C9546C">
          <w:rPr>
            <w:rFonts w:ascii="Times New Roman" w:hAnsi="Times New Roman" w:cs="Times New Roman"/>
            <w:color w:val="000000"/>
          </w:rPr>
          <w:t>8</w:t>
        </w:r>
      </w:ins>
      <w:del w:id="195" w:author="Mohammad Nayeem Hasan" w:date="2023-01-11T19:41:00Z">
        <w:r w:rsidR="00747E64" w:rsidDel="00C9546C">
          <w:rPr>
            <w:rFonts w:ascii="Times New Roman" w:hAnsi="Times New Roman" w:cs="Times New Roman"/>
            <w:color w:val="000000"/>
          </w:rPr>
          <w:delText>9</w:delText>
        </w:r>
      </w:del>
      <w:r w:rsidR="00747E64" w:rsidRPr="00BA7E40">
        <w:rPr>
          <w:rFonts w:ascii="Times New Roman" w:hAnsi="Times New Roman" w:cs="Times New Roman"/>
          <w:color w:val="000000"/>
        </w:rPr>
        <w:t xml:space="preserve"> </w:t>
      </w:r>
      <w:bookmarkEnd w:id="193"/>
      <w:r w:rsidR="00747E64" w:rsidRPr="00BA7E40">
        <w:rPr>
          <w:rFonts w:ascii="Times New Roman" w:hAnsi="Times New Roman" w:cs="Times New Roman"/>
          <w:color w:val="000000"/>
        </w:rPr>
        <w:t xml:space="preserve">and </w:t>
      </w:r>
      <w:bookmarkStart w:id="196" w:name="_Hlk124471283"/>
      <w:r w:rsidR="00747E64" w:rsidRPr="00BA7E40">
        <w:rPr>
          <w:rFonts w:ascii="Times New Roman" w:hAnsi="Times New Roman" w:cs="Times New Roman"/>
          <w:color w:val="000000"/>
        </w:rPr>
        <w:t>0.0</w:t>
      </w:r>
      <w:ins w:id="197" w:author="Mohammad Nayeem Hasan" w:date="2023-01-11T19:41:00Z">
        <w:r w:rsidR="00C9546C">
          <w:rPr>
            <w:rFonts w:ascii="Times New Roman" w:hAnsi="Times New Roman" w:cs="Times New Roman"/>
            <w:color w:val="000000"/>
          </w:rPr>
          <w:t>59</w:t>
        </w:r>
      </w:ins>
      <w:bookmarkEnd w:id="196"/>
      <w:del w:id="198" w:author="Mohammad Nayeem Hasan" w:date="2023-01-11T19:41:00Z">
        <w:r w:rsidR="00747E64" w:rsidDel="00C9546C">
          <w:rPr>
            <w:rFonts w:ascii="Times New Roman" w:hAnsi="Times New Roman" w:cs="Times New Roman"/>
            <w:color w:val="000000"/>
          </w:rPr>
          <w:delText>45</w:delText>
        </w:r>
      </w:del>
      <w:r w:rsidRPr="00BA7E40">
        <w:rPr>
          <w:rFonts w:ascii="Times New Roman" w:hAnsi="Times New Roman" w:cs="Times New Roman"/>
          <w:color w:val="000000"/>
        </w:rPr>
        <w:t>, respectively (</w:t>
      </w:r>
      <w:r w:rsidRPr="00BA7E40">
        <w:rPr>
          <w:rFonts w:ascii="Times New Roman" w:hAnsi="Times New Roman" w:cs="Times New Roman"/>
          <w:b/>
          <w:bCs/>
          <w:color w:val="000000"/>
        </w:rPr>
        <w:t xml:space="preserve">Table </w:t>
      </w:r>
      <w:r w:rsidR="006D410E" w:rsidRPr="00BA7E40">
        <w:rPr>
          <w:rFonts w:ascii="Times New Roman" w:hAnsi="Times New Roman" w:cs="Times New Roman"/>
          <w:b/>
          <w:bCs/>
          <w:color w:val="000000"/>
        </w:rPr>
        <w:t>3</w:t>
      </w:r>
      <w:r w:rsidRPr="00BA7E40">
        <w:rPr>
          <w:rFonts w:ascii="Times New Roman" w:hAnsi="Times New Roman" w:cs="Times New Roman"/>
          <w:color w:val="000000"/>
        </w:rPr>
        <w:t xml:space="preserve">). </w:t>
      </w:r>
      <w:r w:rsidR="003802A5">
        <w:rPr>
          <w:rFonts w:ascii="Times New Roman" w:hAnsi="Times New Roman" w:cs="Times New Roman"/>
          <w:shd w:val="clear" w:color="auto" w:fill="FFFFFF"/>
        </w:rPr>
        <w:t xml:space="preserve">The observed and predicted </w:t>
      </w:r>
      <w:proofErr w:type="spellStart"/>
      <w:r w:rsidR="003802A5">
        <w:rPr>
          <w:rFonts w:ascii="Times New Roman" w:hAnsi="Times New Roman" w:cs="Times New Roman"/>
          <w:shd w:val="clear" w:color="auto" w:fill="FFFFFF"/>
        </w:rPr>
        <w:t>rCFR</w:t>
      </w:r>
      <w:proofErr w:type="spellEnd"/>
      <w:r w:rsidR="003802A5">
        <w:rPr>
          <w:rFonts w:ascii="Times New Roman" w:hAnsi="Times New Roman" w:cs="Times New Roman"/>
          <w:shd w:val="clear" w:color="auto" w:fill="FFFFFF"/>
        </w:rPr>
        <w:t xml:space="preserve"> and observed and predicted excess mortality ha</w:t>
      </w:r>
      <w:r w:rsidR="00EC1756">
        <w:rPr>
          <w:rFonts w:ascii="Times New Roman" w:hAnsi="Times New Roman" w:cs="Times New Roman"/>
          <w:shd w:val="clear" w:color="auto" w:fill="FFFFFF"/>
        </w:rPr>
        <w:t>d</w:t>
      </w:r>
      <w:r w:rsidR="003802A5">
        <w:rPr>
          <w:rFonts w:ascii="Times New Roman" w:hAnsi="Times New Roman" w:cs="Times New Roman"/>
          <w:shd w:val="clear" w:color="auto" w:fill="FFFFFF"/>
        </w:rPr>
        <w:t xml:space="preserve"> a fair agreement </w:t>
      </w:r>
      <w:r w:rsidR="003802A5" w:rsidRPr="003802A5">
        <w:rPr>
          <w:rFonts w:ascii="Times New Roman" w:hAnsi="Times New Roman" w:cs="Times New Roman"/>
          <w:b/>
          <w:bCs/>
          <w:shd w:val="clear" w:color="auto" w:fill="FFFFFF"/>
        </w:rPr>
        <w:t>(Fig 4)</w:t>
      </w:r>
      <w:r w:rsidR="003802A5">
        <w:rPr>
          <w:rFonts w:ascii="Times New Roman" w:hAnsi="Times New Roman" w:cs="Times New Roman"/>
          <w:shd w:val="clear" w:color="auto" w:fill="FFFFFF"/>
        </w:rPr>
        <w:t xml:space="preserve">.  </w:t>
      </w:r>
    </w:p>
    <w:p w14:paraId="1B403AA0" w14:textId="260BCD0B" w:rsidR="00C112AE" w:rsidRPr="00BA7E40" w:rsidRDefault="00C112AE" w:rsidP="00E8439F">
      <w:pPr>
        <w:tabs>
          <w:tab w:val="left" w:pos="1200"/>
        </w:tabs>
        <w:spacing w:after="0" w:line="480" w:lineRule="auto"/>
        <w:rPr>
          <w:rFonts w:ascii="Times New Roman" w:hAnsi="Times New Roman" w:cs="Times New Roman"/>
          <w:shd w:val="clear" w:color="auto" w:fill="FFFFFF"/>
        </w:rPr>
      </w:pPr>
      <w:r w:rsidRPr="00BA7E40">
        <w:rPr>
          <w:rFonts w:ascii="Times New Roman" w:hAnsi="Times New Roman" w:cs="Times New Roman"/>
          <w:color w:val="000000"/>
        </w:rPr>
        <w:t xml:space="preserve">In terms of accuracy, </w:t>
      </w:r>
      <w:r w:rsidR="005D6D0D">
        <w:rPr>
          <w:rFonts w:ascii="Times New Roman" w:hAnsi="Times New Roman" w:cs="Times New Roman"/>
          <w:color w:val="000000"/>
        </w:rPr>
        <w:t xml:space="preserve">the </w:t>
      </w:r>
      <w:r w:rsidRPr="00BA7E40">
        <w:rPr>
          <w:rFonts w:ascii="Times New Roman" w:hAnsi="Times New Roman" w:cs="Times New Roman"/>
          <w:color w:val="000000"/>
        </w:rPr>
        <w:t xml:space="preserve">ARIMA model performed better over Prophet and SES model (with better </w:t>
      </w:r>
      <w:r w:rsidRPr="00E019AA">
        <w:rPr>
          <w:rFonts w:ascii="Times New Roman" w:hAnsi="Times New Roman" w:cs="Times New Roman"/>
          <w:i/>
          <w:iCs/>
          <w:color w:val="000000"/>
        </w:rPr>
        <w:t>R</w:t>
      </w:r>
      <w:r w:rsidRPr="00E019AA">
        <w:rPr>
          <w:rFonts w:ascii="Times New Roman" w:hAnsi="Times New Roman" w:cs="Times New Roman"/>
          <w:i/>
          <w:iCs/>
          <w:color w:val="000000"/>
          <w:vertAlign w:val="superscript"/>
        </w:rPr>
        <w:t>2</w:t>
      </w:r>
      <w:r w:rsidRPr="00BA7E40">
        <w:rPr>
          <w:rFonts w:ascii="Times New Roman" w:hAnsi="Times New Roman" w:cs="Times New Roman"/>
          <w:color w:val="000000"/>
        </w:rPr>
        <w:t>, RMSE</w:t>
      </w:r>
      <w:r w:rsidR="005F3696">
        <w:rPr>
          <w:rFonts w:ascii="Times New Roman" w:hAnsi="Times New Roman" w:cs="Times New Roman"/>
          <w:color w:val="000000"/>
        </w:rPr>
        <w:t>,</w:t>
      </w:r>
      <w:r w:rsidRPr="00BA7E40">
        <w:rPr>
          <w:rFonts w:ascii="Times New Roman" w:hAnsi="Times New Roman" w:cs="Times New Roman"/>
          <w:color w:val="000000"/>
        </w:rPr>
        <w:t xml:space="preserve"> and MAE value). The coefficient of determination of the ARIMA model was larger and errors are lower than </w:t>
      </w:r>
      <w:r w:rsidR="00396716">
        <w:rPr>
          <w:rFonts w:ascii="Times New Roman" w:hAnsi="Times New Roman" w:cs="Times New Roman"/>
          <w:color w:val="000000"/>
        </w:rPr>
        <w:t xml:space="preserve">in the </w:t>
      </w:r>
      <w:r w:rsidRPr="00BA7E40">
        <w:rPr>
          <w:rFonts w:ascii="Times New Roman" w:hAnsi="Times New Roman" w:cs="Times New Roman"/>
          <w:color w:val="000000"/>
        </w:rPr>
        <w:t>Prophet and SES model</w:t>
      </w:r>
      <w:r w:rsidR="00396716">
        <w:rPr>
          <w:rFonts w:ascii="Times New Roman" w:hAnsi="Times New Roman" w:cs="Times New Roman"/>
          <w:color w:val="000000"/>
        </w:rPr>
        <w:t>s</w:t>
      </w:r>
      <w:r w:rsidRPr="00BA7E40">
        <w:rPr>
          <w:rFonts w:ascii="Times New Roman" w:hAnsi="Times New Roman" w:cs="Times New Roman"/>
          <w:color w:val="000000"/>
        </w:rPr>
        <w:t xml:space="preserve">. According to the forecast in both models, the ratio of COVID-19 </w:t>
      </w:r>
      <w:proofErr w:type="spellStart"/>
      <w:r w:rsidRPr="00BA7E40">
        <w:rPr>
          <w:rFonts w:ascii="Times New Roman" w:hAnsi="Times New Roman" w:cs="Times New Roman"/>
          <w:color w:val="000000"/>
        </w:rPr>
        <w:t>rCFR</w:t>
      </w:r>
      <w:proofErr w:type="spellEnd"/>
      <w:r w:rsidRPr="00BA7E40">
        <w:rPr>
          <w:rFonts w:ascii="Times New Roman" w:hAnsi="Times New Roman" w:cs="Times New Roman"/>
          <w:color w:val="000000"/>
        </w:rPr>
        <w:t xml:space="preserve"> is expected to decrease considerably in the coming 10 days</w:t>
      </w:r>
      <w:r w:rsidR="00967C8E">
        <w:rPr>
          <w:rFonts w:ascii="Times New Roman" w:hAnsi="Times New Roman" w:cs="Times New Roman"/>
          <w:color w:val="000000"/>
        </w:rPr>
        <w:t xml:space="preserve"> (</w:t>
      </w:r>
      <w:r w:rsidRPr="00BA7E40">
        <w:rPr>
          <w:rFonts w:ascii="Times New Roman" w:hAnsi="Times New Roman" w:cs="Times New Roman"/>
          <w:b/>
          <w:bCs/>
          <w:color w:val="000000"/>
        </w:rPr>
        <w:t>Fig</w:t>
      </w:r>
      <w:r w:rsidR="00352B58" w:rsidRPr="00BA7E40">
        <w:rPr>
          <w:rFonts w:ascii="Times New Roman" w:hAnsi="Times New Roman" w:cs="Times New Roman"/>
          <w:b/>
          <w:bCs/>
          <w:color w:val="000000"/>
        </w:rPr>
        <w:t xml:space="preserve"> </w:t>
      </w:r>
      <w:r w:rsidR="0043738A">
        <w:rPr>
          <w:rFonts w:ascii="Times New Roman" w:hAnsi="Times New Roman" w:cs="Times New Roman"/>
          <w:b/>
          <w:bCs/>
          <w:color w:val="000000"/>
        </w:rPr>
        <w:t>1</w:t>
      </w:r>
      <w:r w:rsidR="00967C8E">
        <w:rPr>
          <w:rFonts w:ascii="Times New Roman" w:hAnsi="Times New Roman" w:cs="Times New Roman"/>
          <w:b/>
          <w:bCs/>
          <w:color w:val="000000"/>
        </w:rPr>
        <w:t>)</w:t>
      </w:r>
      <w:r w:rsidRPr="00BA7E40">
        <w:rPr>
          <w:rFonts w:ascii="Times New Roman" w:hAnsi="Times New Roman" w:cs="Times New Roman"/>
          <w:b/>
          <w:bCs/>
          <w:color w:val="000000"/>
        </w:rPr>
        <w:t xml:space="preserve">. </w:t>
      </w:r>
    </w:p>
    <w:p w14:paraId="547B636B" w14:textId="77777777" w:rsidR="006E1A48" w:rsidRPr="00BA7E40" w:rsidRDefault="006E1A48" w:rsidP="00E8439F">
      <w:pPr>
        <w:spacing w:after="0" w:line="480" w:lineRule="auto"/>
        <w:rPr>
          <w:rFonts w:ascii="Times New Roman" w:hAnsi="Times New Roman" w:cs="Times New Roman"/>
          <w:b/>
          <w:iCs/>
          <w:color w:val="000000" w:themeColor="text1"/>
        </w:rPr>
      </w:pPr>
      <w:bookmarkStart w:id="199" w:name="_Hlk60788798"/>
    </w:p>
    <w:bookmarkEnd w:id="199"/>
    <w:p w14:paraId="475BF3A5" w14:textId="7ADD303F" w:rsidR="000C4EC5" w:rsidRPr="00BA7E40" w:rsidRDefault="00743200" w:rsidP="00E8439F">
      <w:pPr>
        <w:spacing w:after="0" w:line="480" w:lineRule="auto"/>
        <w:rPr>
          <w:rFonts w:ascii="Times New Roman" w:hAnsi="Times New Roman" w:cs="Times New Roman"/>
          <w:b/>
          <w:bCs/>
        </w:rPr>
      </w:pPr>
      <w:r w:rsidRPr="00BA7E40">
        <w:rPr>
          <w:rFonts w:ascii="Times New Roman" w:hAnsi="Times New Roman" w:cs="Times New Roman"/>
          <w:b/>
          <w:bCs/>
        </w:rPr>
        <w:t xml:space="preserve">Discussion: </w:t>
      </w:r>
    </w:p>
    <w:p w14:paraId="2913DFA0" w14:textId="77777777" w:rsidR="00AA3ECD" w:rsidRPr="00BA7E40" w:rsidRDefault="00AA3ECD" w:rsidP="00E8439F">
      <w:pPr>
        <w:spacing w:after="0" w:line="480" w:lineRule="auto"/>
        <w:rPr>
          <w:rFonts w:ascii="Times New Roman" w:hAnsi="Times New Roman" w:cs="Times New Roman"/>
          <w:b/>
          <w:bCs/>
        </w:rPr>
      </w:pPr>
    </w:p>
    <w:p w14:paraId="508EBD19" w14:textId="454676B4" w:rsidR="002C5DBD" w:rsidRPr="00BA7E40" w:rsidRDefault="005C5C34" w:rsidP="00E8439F">
      <w:pPr>
        <w:spacing w:after="0" w:line="480" w:lineRule="auto"/>
        <w:rPr>
          <w:rFonts w:ascii="Times New Roman" w:hAnsi="Times New Roman" w:cs="Times New Roman"/>
          <w:shd w:val="clear" w:color="auto" w:fill="FFFFFF"/>
        </w:rPr>
      </w:pPr>
      <w:r w:rsidRPr="00BA7E40">
        <w:rPr>
          <w:rFonts w:ascii="Times New Roman" w:hAnsi="Times New Roman" w:cs="Times New Roman"/>
        </w:rPr>
        <w:t xml:space="preserve">The global </w:t>
      </w:r>
      <w:proofErr w:type="spellStart"/>
      <w:r w:rsidRPr="00BA7E40">
        <w:rPr>
          <w:rFonts w:ascii="Times New Roman" w:hAnsi="Times New Roman" w:cs="Times New Roman"/>
        </w:rPr>
        <w:t>rCFR</w:t>
      </w:r>
      <w:proofErr w:type="spellEnd"/>
      <w:r w:rsidRPr="00BA7E40">
        <w:rPr>
          <w:rFonts w:ascii="Times New Roman" w:hAnsi="Times New Roman" w:cs="Times New Roman"/>
        </w:rPr>
        <w:t xml:space="preserve"> of COVID-19 has been declining</w:t>
      </w:r>
      <w:r w:rsidR="00ED1EF9" w:rsidRPr="00BA7E40">
        <w:rPr>
          <w:rFonts w:ascii="Times New Roman" w:hAnsi="Times New Roman" w:cs="Times New Roman"/>
        </w:rPr>
        <w:t xml:space="preserve"> since May 2020</w:t>
      </w:r>
      <w:r w:rsidR="00CB30A9">
        <w:rPr>
          <w:rFonts w:ascii="Times New Roman" w:hAnsi="Times New Roman" w:cs="Times New Roman"/>
        </w:rPr>
        <w:t xml:space="preserve">, stabilizing or increasing slightly </w:t>
      </w:r>
      <w:r w:rsidR="00ED1EF9" w:rsidRPr="00BA7E40">
        <w:rPr>
          <w:rFonts w:ascii="Times New Roman" w:hAnsi="Times New Roman" w:cs="Times New Roman"/>
        </w:rPr>
        <w:t>with the emergence of different variants of concern</w:t>
      </w:r>
      <w:r w:rsidR="00CB30A9">
        <w:rPr>
          <w:rFonts w:ascii="Times New Roman" w:hAnsi="Times New Roman" w:cs="Times New Roman"/>
        </w:rPr>
        <w:t xml:space="preserve">, particularly </w:t>
      </w:r>
      <w:r w:rsidR="0039586F" w:rsidRPr="00BA7E40">
        <w:rPr>
          <w:rFonts w:ascii="Times New Roman" w:hAnsi="Times New Roman" w:cs="Times New Roman"/>
        </w:rPr>
        <w:t>Delta</w:t>
      </w:r>
      <w:r w:rsidR="006A6031" w:rsidRPr="00BA7E40">
        <w:rPr>
          <w:rFonts w:ascii="Times New Roman" w:hAnsi="Times New Roman" w:cs="Times New Roman"/>
        </w:rPr>
        <w:t xml:space="preserve"> </w:t>
      </w:r>
      <w:r w:rsidR="0039586F" w:rsidRPr="00BA7E40">
        <w:rPr>
          <w:rFonts w:ascii="Times New Roman" w:hAnsi="Times New Roman" w:cs="Times New Roman"/>
        </w:rPr>
        <w:t>VOC</w:t>
      </w:r>
      <w:r w:rsidR="00C26942" w:rsidRPr="00BA7E40">
        <w:rPr>
          <w:rFonts w:ascii="Times New Roman" w:hAnsi="Times New Roman" w:cs="Times New Roman"/>
        </w:rPr>
        <w:t xml:space="preserve"> </w:t>
      </w:r>
      <w:r w:rsidR="00C26942" w:rsidRPr="00BA7E40">
        <w:rPr>
          <w:rFonts w:ascii="Times New Roman" w:hAnsi="Times New Roman" w:cs="Times New Roman"/>
        </w:rPr>
        <w:fldChar w:fldCharType="begin" w:fldLock="1"/>
      </w:r>
      <w:r w:rsidR="00FD6347">
        <w:rPr>
          <w:rFonts w:ascii="Times New Roman" w:hAnsi="Times New Roman" w:cs="Times New Roman"/>
        </w:rPr>
        <w:instrText>ADDIN CSL_CITATION {"citationItems":[{"id":"ITEM-1","itemData":{"DOI":"10.1016/j.meegid.2021.105162","ISSN":"15671348","author":[{"dropping-particle":"","family":"Zhao","given":"Shi","non-dropping-particle":"","parse-names":false,"suffix":""},{"dropping-particle":"","family":"Lou","given":"Jingzhi","non-dropping-particle":"","parse-names":false,"suffix":""},{"dropping-particle":"","family":"Cao","given":"Lirong","non-dropping-particle":"","parse-names":false,"suffix":""},{"dropping-particle":"","family":"Chong","given":"Ka Chun","non-dropping-particle":"","parse-names":false,"suffix":""},{"dropping-particle":"","family":"Zee","given":"Benny C.Y.","non-dropping-particle":"","parse-names":false,"suffix":""},{"dropping-particle":"","family":"Chan","given":"Paul K.S.","non-dropping-particle":"","parse-names":false,"suffix":""},{"dropping-particle":"","family":"Wang","given":"Maggie H.","non-dropping-particle":"","parse-names":false,"suffix":""}],"container-title":"Infection, Genetics and Evolution","id":"ITEM-1","issued":{"date-parts":[["2022","1"]]},"page":"105162","title":"Differences in the case fatality risks associated with SARS-CoV-2 Delta and non-Delta variants in relation to vaccine coverage: An early ecological study in the United Kingdom","type":"article-journal","volume":"97"},"uris":["http://www.mendeley.com/documents/?uuid=70518ac2-4309-43f8-bd26-fd0ae9e10248"]}],"mendeley":{"formattedCitation":"(Zhao et al. 2022)","plainTextFormattedCitation":"(Zhao et al. 2022)","previouslyFormattedCitation":"(Zhao et al. 2022)"},"properties":{"noteIndex":0},"schema":"https://github.com/citation-style-language/schema/raw/master/csl-citation.json"}</w:instrText>
      </w:r>
      <w:r w:rsidR="00C26942" w:rsidRPr="00BA7E40">
        <w:rPr>
          <w:rFonts w:ascii="Times New Roman" w:hAnsi="Times New Roman" w:cs="Times New Roman"/>
        </w:rPr>
        <w:fldChar w:fldCharType="separate"/>
      </w:r>
      <w:r w:rsidR="00FD6347" w:rsidRPr="00FD6347">
        <w:rPr>
          <w:rFonts w:ascii="Times New Roman" w:hAnsi="Times New Roman" w:cs="Times New Roman"/>
          <w:noProof/>
        </w:rPr>
        <w:t>(Zhao et al. 2022)</w:t>
      </w:r>
      <w:r w:rsidR="00C26942" w:rsidRPr="00BA7E40">
        <w:rPr>
          <w:rFonts w:ascii="Times New Roman" w:hAnsi="Times New Roman" w:cs="Times New Roman"/>
        </w:rPr>
        <w:fldChar w:fldCharType="end"/>
      </w:r>
      <w:r w:rsidR="00ED1EF9" w:rsidRPr="00BA7E40">
        <w:rPr>
          <w:rFonts w:ascii="Times New Roman" w:hAnsi="Times New Roman" w:cs="Times New Roman"/>
        </w:rPr>
        <w:t>.</w:t>
      </w:r>
      <w:r w:rsidR="00977402" w:rsidRPr="00BA7E40">
        <w:rPr>
          <w:rFonts w:ascii="Times New Roman" w:hAnsi="Times New Roman" w:cs="Times New Roman"/>
        </w:rPr>
        <w:t xml:space="preserve"> </w:t>
      </w:r>
      <w:r w:rsidR="00CB30A9">
        <w:rPr>
          <w:rFonts w:ascii="Times New Roman" w:hAnsi="Times New Roman" w:cs="Times New Roman"/>
        </w:rPr>
        <w:t xml:space="preserve">Following the rollout of </w:t>
      </w:r>
      <w:r w:rsidR="00A551A7" w:rsidRPr="00BA7E40">
        <w:rPr>
          <w:rFonts w:ascii="Times New Roman" w:hAnsi="Times New Roman" w:cs="Times New Roman"/>
        </w:rPr>
        <w:t>COVID</w:t>
      </w:r>
      <w:r w:rsidR="00ED1EF9" w:rsidRPr="00BA7E40">
        <w:rPr>
          <w:rFonts w:ascii="Times New Roman" w:hAnsi="Times New Roman" w:cs="Times New Roman"/>
        </w:rPr>
        <w:t>-19 vaccine</w:t>
      </w:r>
      <w:r w:rsidR="00B21B3A" w:rsidRPr="00BA7E40">
        <w:rPr>
          <w:rFonts w:ascii="Times New Roman" w:hAnsi="Times New Roman" w:cs="Times New Roman"/>
        </w:rPr>
        <w:t>s</w:t>
      </w:r>
      <w:r w:rsidR="00ED1EF9" w:rsidRPr="00BA7E40">
        <w:rPr>
          <w:rFonts w:ascii="Times New Roman" w:hAnsi="Times New Roman" w:cs="Times New Roman"/>
        </w:rPr>
        <w:t xml:space="preserve">, the </w:t>
      </w:r>
      <w:proofErr w:type="spellStart"/>
      <w:r w:rsidR="00ED1EF9" w:rsidRPr="00BA7E40">
        <w:rPr>
          <w:rFonts w:ascii="Times New Roman" w:hAnsi="Times New Roman" w:cs="Times New Roman"/>
        </w:rPr>
        <w:t>rCFR</w:t>
      </w:r>
      <w:proofErr w:type="spellEnd"/>
      <w:r w:rsidR="00ED1EF9" w:rsidRPr="00BA7E40">
        <w:rPr>
          <w:rFonts w:ascii="Times New Roman" w:hAnsi="Times New Roman" w:cs="Times New Roman"/>
        </w:rPr>
        <w:t xml:space="preserve"> started to </w:t>
      </w:r>
      <w:r w:rsidR="00032F25" w:rsidRPr="00BA7E40">
        <w:rPr>
          <w:rFonts w:ascii="Times New Roman" w:hAnsi="Times New Roman" w:cs="Times New Roman"/>
        </w:rPr>
        <w:t>decline</w:t>
      </w:r>
      <w:r w:rsidR="00FF68DD" w:rsidRPr="00BA7E40">
        <w:rPr>
          <w:rFonts w:ascii="Times New Roman" w:hAnsi="Times New Roman" w:cs="Times New Roman"/>
        </w:rPr>
        <w:t>, although,</w:t>
      </w:r>
      <w:r w:rsidRPr="00BA7E40">
        <w:rPr>
          <w:rFonts w:ascii="Times New Roman" w:hAnsi="Times New Roman" w:cs="Times New Roman"/>
        </w:rPr>
        <w:t xml:space="preserve"> at a </w:t>
      </w:r>
      <w:r w:rsidR="001D1FC0" w:rsidRPr="00BA7E40">
        <w:rPr>
          <w:rFonts w:ascii="Times New Roman" w:hAnsi="Times New Roman" w:cs="Times New Roman"/>
        </w:rPr>
        <w:t>different rate</w:t>
      </w:r>
      <w:r w:rsidRPr="00BA7E40">
        <w:rPr>
          <w:rFonts w:ascii="Times New Roman" w:hAnsi="Times New Roman" w:cs="Times New Roman"/>
        </w:rPr>
        <w:t xml:space="preserve"> in </w:t>
      </w:r>
      <w:r w:rsidR="00043742">
        <w:rPr>
          <w:rFonts w:ascii="Times New Roman" w:hAnsi="Times New Roman" w:cs="Times New Roman"/>
        </w:rPr>
        <w:t>t</w:t>
      </w:r>
      <w:r w:rsidR="00043742" w:rsidRPr="00BA7E40">
        <w:rPr>
          <w:rFonts w:ascii="Times New Roman" w:hAnsi="Times New Roman" w:cs="Times New Roman"/>
        </w:rPr>
        <w:t xml:space="preserve">op-20 vaccination </w:t>
      </w:r>
      <w:r w:rsidR="00043742">
        <w:rPr>
          <w:rFonts w:ascii="Times New Roman" w:hAnsi="Times New Roman" w:cs="Times New Roman"/>
        </w:rPr>
        <w:t>rate</w:t>
      </w:r>
      <w:r w:rsidR="005A59B8">
        <w:rPr>
          <w:rFonts w:ascii="Times New Roman" w:hAnsi="Times New Roman" w:cs="Times New Roman"/>
        </w:rPr>
        <w:t xml:space="preserve"> countrie</w:t>
      </w:r>
      <w:r w:rsidR="00043742">
        <w:rPr>
          <w:rFonts w:ascii="Times New Roman" w:hAnsi="Times New Roman" w:cs="Times New Roman"/>
        </w:rPr>
        <w:t>s</w:t>
      </w:r>
      <w:r w:rsidR="009709DA">
        <w:rPr>
          <w:rFonts w:ascii="Times New Roman" w:hAnsi="Times New Roman" w:cs="Times New Roman"/>
        </w:rPr>
        <w:t xml:space="preserve"> (</w:t>
      </w:r>
      <w:ins w:id="200" w:author="Mohammad Nayeem Hasan" w:date="2023-01-11T19:44:00Z">
        <w:r w:rsidR="00082774">
          <w:rPr>
            <w:rFonts w:ascii="Times New Roman" w:hAnsi="Times New Roman" w:cs="Times New Roman"/>
          </w:rPr>
          <w:t>69</w:t>
        </w:r>
      </w:ins>
      <w:del w:id="201" w:author="Mohammad Nayeem Hasan" w:date="2023-01-11T19:44:00Z">
        <w:r w:rsidR="00747E64" w:rsidDel="00082774">
          <w:rPr>
            <w:rFonts w:ascii="Times New Roman" w:hAnsi="Times New Roman" w:cs="Times New Roman"/>
          </w:rPr>
          <w:delText>70</w:delText>
        </w:r>
      </w:del>
      <w:r w:rsidR="009709DA">
        <w:rPr>
          <w:rFonts w:ascii="Times New Roman" w:hAnsi="Times New Roman" w:cs="Times New Roman"/>
        </w:rPr>
        <w:t>% drop)</w:t>
      </w:r>
      <w:r w:rsidR="00F05493">
        <w:rPr>
          <w:rFonts w:ascii="Times New Roman" w:hAnsi="Times New Roman" w:cs="Times New Roman"/>
        </w:rPr>
        <w:t>,</w:t>
      </w:r>
      <w:r w:rsidR="004E1A77" w:rsidRPr="00BA7E40">
        <w:rPr>
          <w:rFonts w:ascii="Times New Roman" w:hAnsi="Times New Roman" w:cs="Times New Roman"/>
        </w:rPr>
        <w:t xml:space="preserve"> and the rest of the world</w:t>
      </w:r>
      <w:r w:rsidR="009709DA">
        <w:rPr>
          <w:rFonts w:ascii="Times New Roman" w:hAnsi="Times New Roman" w:cs="Times New Roman"/>
        </w:rPr>
        <w:t xml:space="preserve"> (</w:t>
      </w:r>
      <w:ins w:id="202" w:author="Mohammad Nayeem Hasan" w:date="2023-01-11T19:44:00Z">
        <w:r w:rsidR="00082774">
          <w:rPr>
            <w:rFonts w:ascii="Times New Roman" w:hAnsi="Times New Roman" w:cs="Times New Roman"/>
          </w:rPr>
          <w:t>27</w:t>
        </w:r>
      </w:ins>
      <w:del w:id="203" w:author="Mohammad Nayeem Hasan" w:date="2023-01-11T19:44:00Z">
        <w:r w:rsidR="007473BD" w:rsidDel="00082774">
          <w:rPr>
            <w:rFonts w:ascii="Times New Roman" w:hAnsi="Times New Roman" w:cs="Times New Roman"/>
          </w:rPr>
          <w:delText>31</w:delText>
        </w:r>
      </w:del>
      <w:r w:rsidR="009709DA">
        <w:rPr>
          <w:rFonts w:ascii="Times New Roman" w:hAnsi="Times New Roman" w:cs="Times New Roman"/>
        </w:rPr>
        <w:t>% drop)</w:t>
      </w:r>
      <w:r w:rsidR="00EE54FC" w:rsidRPr="00BA7E40">
        <w:rPr>
          <w:rFonts w:ascii="Times New Roman" w:hAnsi="Times New Roman" w:cs="Times New Roman"/>
        </w:rPr>
        <w:t>.</w:t>
      </w:r>
      <w:r w:rsidR="00241427" w:rsidRPr="00BA7E40">
        <w:rPr>
          <w:rFonts w:ascii="Times New Roman" w:hAnsi="Times New Roman" w:cs="Times New Roman"/>
        </w:rPr>
        <w:t xml:space="preserve"> In SSA, </w:t>
      </w:r>
      <w:r w:rsidR="00726259">
        <w:rPr>
          <w:rFonts w:ascii="Times New Roman" w:hAnsi="Times New Roman" w:cs="Times New Roman"/>
        </w:rPr>
        <w:t xml:space="preserve">where the vaccine rollout </w:t>
      </w:r>
      <w:r w:rsidR="00CB30A9">
        <w:rPr>
          <w:rFonts w:ascii="Times New Roman" w:hAnsi="Times New Roman" w:cs="Times New Roman"/>
        </w:rPr>
        <w:t xml:space="preserve">has not yet reached </w:t>
      </w:r>
      <w:r w:rsidR="00963784">
        <w:rPr>
          <w:rFonts w:ascii="Times New Roman" w:hAnsi="Times New Roman" w:cs="Times New Roman"/>
        </w:rPr>
        <w:t xml:space="preserve">a satisfactory </w:t>
      </w:r>
      <w:r w:rsidR="00726259">
        <w:rPr>
          <w:rFonts w:ascii="Times New Roman" w:hAnsi="Times New Roman" w:cs="Times New Roman"/>
        </w:rPr>
        <w:t>mark</w:t>
      </w:r>
      <w:r w:rsidR="0056692D">
        <w:rPr>
          <w:rFonts w:ascii="Times New Roman" w:hAnsi="Times New Roman" w:cs="Times New Roman"/>
        </w:rPr>
        <w:t>, the</w:t>
      </w:r>
      <w:r w:rsidR="00241427" w:rsidRPr="00BA7E40">
        <w:rPr>
          <w:rFonts w:ascii="Times New Roman" w:hAnsi="Times New Roman" w:cs="Times New Roman"/>
        </w:rPr>
        <w:t xml:space="preserve"> </w:t>
      </w:r>
      <w:proofErr w:type="spellStart"/>
      <w:r w:rsidR="00241427" w:rsidRPr="00BA7E40">
        <w:rPr>
          <w:rFonts w:ascii="Times New Roman" w:hAnsi="Times New Roman" w:cs="Times New Roman"/>
        </w:rPr>
        <w:t>rCFR</w:t>
      </w:r>
      <w:proofErr w:type="spellEnd"/>
      <w:r w:rsidR="00241427" w:rsidRPr="00BA7E40">
        <w:rPr>
          <w:rFonts w:ascii="Times New Roman" w:hAnsi="Times New Roman" w:cs="Times New Roman"/>
        </w:rPr>
        <w:t xml:space="preserve"> </w:t>
      </w:r>
      <w:r w:rsidR="00A57625" w:rsidRPr="00BA7E40">
        <w:rPr>
          <w:rFonts w:ascii="Times New Roman" w:hAnsi="Times New Roman" w:cs="Times New Roman"/>
        </w:rPr>
        <w:t xml:space="preserve">of COVID- 19 </w:t>
      </w:r>
      <w:r w:rsidR="00FA44A0">
        <w:rPr>
          <w:rFonts w:ascii="Times New Roman" w:hAnsi="Times New Roman" w:cs="Times New Roman"/>
        </w:rPr>
        <w:t>remain</w:t>
      </w:r>
      <w:r w:rsidR="00A973B6">
        <w:rPr>
          <w:rFonts w:ascii="Times New Roman" w:hAnsi="Times New Roman" w:cs="Times New Roman"/>
        </w:rPr>
        <w:t xml:space="preserve">ed roughly unchanged (dropped by </w:t>
      </w:r>
      <w:ins w:id="204" w:author="Mohammad Nayeem Hasan" w:date="2023-01-11T19:44:00Z">
        <w:r w:rsidR="00082774">
          <w:rPr>
            <w:rFonts w:ascii="Times New Roman" w:hAnsi="Times New Roman" w:cs="Times New Roman"/>
          </w:rPr>
          <w:t>8</w:t>
        </w:r>
      </w:ins>
      <w:del w:id="205" w:author="Mohammad Nayeem Hasan" w:date="2023-01-11T19:44:00Z">
        <w:r w:rsidR="00747E64" w:rsidDel="00082774">
          <w:rPr>
            <w:rFonts w:ascii="Times New Roman" w:hAnsi="Times New Roman" w:cs="Times New Roman"/>
          </w:rPr>
          <w:delText>7</w:delText>
        </w:r>
      </w:del>
      <w:r w:rsidR="00A973B6">
        <w:rPr>
          <w:rFonts w:ascii="Times New Roman" w:hAnsi="Times New Roman" w:cs="Times New Roman"/>
        </w:rPr>
        <w:t>%)</w:t>
      </w:r>
      <w:r w:rsidR="00241427" w:rsidRPr="00BA7E40">
        <w:rPr>
          <w:rFonts w:ascii="Times New Roman" w:hAnsi="Times New Roman" w:cs="Times New Roman"/>
        </w:rPr>
        <w:t>.</w:t>
      </w:r>
      <w:r w:rsidR="00A57625" w:rsidRPr="00BA7E40">
        <w:rPr>
          <w:rFonts w:ascii="Times New Roman" w:hAnsi="Times New Roman" w:cs="Times New Roman"/>
        </w:rPr>
        <w:t xml:space="preserve"> </w:t>
      </w:r>
      <w:r w:rsidR="00CA0B38">
        <w:rPr>
          <w:rFonts w:ascii="Times New Roman" w:hAnsi="Times New Roman" w:cs="Times New Roman"/>
        </w:rPr>
        <w:t>T</w:t>
      </w:r>
      <w:r w:rsidR="00D735E8">
        <w:rPr>
          <w:rFonts w:ascii="Times New Roman" w:hAnsi="Times New Roman" w:cs="Times New Roman"/>
        </w:rPr>
        <w:t>he excess mortality</w:t>
      </w:r>
      <w:r w:rsidR="00CA0B38">
        <w:rPr>
          <w:rFonts w:ascii="Times New Roman" w:hAnsi="Times New Roman" w:cs="Times New Roman"/>
        </w:rPr>
        <w:t xml:space="preserve">, on the other </w:t>
      </w:r>
      <w:del w:id="206" w:author="Mohammad Nayeem Hasan" w:date="2023-01-11T19:41:00Z">
        <w:r w:rsidR="00CA0B38" w:rsidDel="00C9546C">
          <w:rPr>
            <w:rFonts w:ascii="Times New Roman" w:hAnsi="Times New Roman" w:cs="Times New Roman"/>
          </w:rPr>
          <w:delText xml:space="preserve">hand, </w:delText>
        </w:r>
        <w:r w:rsidR="00D735E8" w:rsidDel="00C9546C">
          <w:rPr>
            <w:rFonts w:ascii="Times New Roman" w:hAnsi="Times New Roman" w:cs="Times New Roman"/>
          </w:rPr>
          <w:delText xml:space="preserve"> dropped</w:delText>
        </w:r>
      </w:del>
      <w:ins w:id="207" w:author="Mohammad Nayeem Hasan" w:date="2023-01-11T19:41:00Z">
        <w:r w:rsidR="00C9546C">
          <w:rPr>
            <w:rFonts w:ascii="Times New Roman" w:hAnsi="Times New Roman" w:cs="Times New Roman"/>
          </w:rPr>
          <w:t>hand, dropped</w:t>
        </w:r>
      </w:ins>
      <w:r w:rsidR="00D735E8">
        <w:rPr>
          <w:rFonts w:ascii="Times New Roman" w:hAnsi="Times New Roman" w:cs="Times New Roman"/>
        </w:rPr>
        <w:t xml:space="preserve"> by </w:t>
      </w:r>
      <w:ins w:id="208" w:author="Mohammad Nayeem Hasan" w:date="2023-01-11T19:44:00Z">
        <w:r w:rsidR="00082774">
          <w:rPr>
            <w:rFonts w:ascii="Times New Roman" w:hAnsi="Times New Roman" w:cs="Times New Roman"/>
          </w:rPr>
          <w:t>49</w:t>
        </w:r>
      </w:ins>
      <w:del w:id="209" w:author="Mohammad Nayeem Hasan" w:date="2023-01-11T19:44:00Z">
        <w:r w:rsidR="007473BD" w:rsidDel="00082774">
          <w:rPr>
            <w:rFonts w:ascii="Times New Roman" w:hAnsi="Times New Roman" w:cs="Times New Roman"/>
          </w:rPr>
          <w:delText>35</w:delText>
        </w:r>
      </w:del>
      <w:r w:rsidR="00D735E8">
        <w:rPr>
          <w:rFonts w:ascii="Times New Roman" w:hAnsi="Times New Roman" w:cs="Times New Roman"/>
        </w:rPr>
        <w:t xml:space="preserve">% in top-vaccinated countries, </w:t>
      </w:r>
      <w:ins w:id="210" w:author="Mohammad Nayeem Hasan" w:date="2023-01-11T19:44:00Z">
        <w:r w:rsidR="00082774">
          <w:rPr>
            <w:rFonts w:ascii="Times New Roman" w:hAnsi="Times New Roman" w:cs="Times New Roman"/>
          </w:rPr>
          <w:t>62.5</w:t>
        </w:r>
      </w:ins>
      <w:del w:id="211" w:author="Mohammad Nayeem Hasan" w:date="2023-01-11T19:44:00Z">
        <w:r w:rsidR="007473BD" w:rsidDel="00082774">
          <w:rPr>
            <w:rFonts w:ascii="Times New Roman" w:hAnsi="Times New Roman" w:cs="Times New Roman"/>
          </w:rPr>
          <w:delText>58.70</w:delText>
        </w:r>
      </w:del>
      <w:r w:rsidR="00D735E8">
        <w:rPr>
          <w:rFonts w:ascii="Times New Roman" w:hAnsi="Times New Roman" w:cs="Times New Roman"/>
        </w:rPr>
        <w:t xml:space="preserve">% in the rest of the world and </w:t>
      </w:r>
      <w:r w:rsidR="007473BD">
        <w:rPr>
          <w:rFonts w:ascii="Times New Roman" w:hAnsi="Times New Roman" w:cs="Times New Roman"/>
        </w:rPr>
        <w:t>6</w:t>
      </w:r>
      <w:ins w:id="212" w:author="Mohammad Nayeem Hasan" w:date="2023-01-11T19:44:00Z">
        <w:r w:rsidR="00082774">
          <w:rPr>
            <w:rFonts w:ascii="Times New Roman" w:hAnsi="Times New Roman" w:cs="Times New Roman"/>
          </w:rPr>
          <w:t>0.71</w:t>
        </w:r>
      </w:ins>
      <w:del w:id="213" w:author="Mohammad Nayeem Hasan" w:date="2023-01-11T19:44:00Z">
        <w:r w:rsidR="007473BD" w:rsidDel="00082774">
          <w:rPr>
            <w:rFonts w:ascii="Times New Roman" w:hAnsi="Times New Roman" w:cs="Times New Roman"/>
          </w:rPr>
          <w:delText>4.52</w:delText>
        </w:r>
      </w:del>
      <w:r w:rsidR="00D735E8">
        <w:rPr>
          <w:rFonts w:ascii="Times New Roman" w:hAnsi="Times New Roman" w:cs="Times New Roman"/>
        </w:rPr>
        <w:t>% for Sub-Saharan Afri</w:t>
      </w:r>
      <w:r w:rsidR="00A84221">
        <w:rPr>
          <w:rFonts w:ascii="Times New Roman" w:hAnsi="Times New Roman" w:cs="Times New Roman"/>
        </w:rPr>
        <w:t>c</w:t>
      </w:r>
      <w:r w:rsidR="00D735E8">
        <w:rPr>
          <w:rFonts w:ascii="Times New Roman" w:hAnsi="Times New Roman" w:cs="Times New Roman"/>
        </w:rPr>
        <w:t xml:space="preserve">a. </w:t>
      </w:r>
      <w:r w:rsidR="00EE54FC" w:rsidRPr="00BA7E40">
        <w:rPr>
          <w:rFonts w:ascii="Times New Roman" w:hAnsi="Times New Roman" w:cs="Times New Roman"/>
        </w:rPr>
        <w:t xml:space="preserve"> </w:t>
      </w:r>
      <w:r w:rsidR="001D1FC0" w:rsidRPr="00BA7E40">
        <w:rPr>
          <w:rFonts w:ascii="Times New Roman" w:hAnsi="Times New Roman" w:cs="Times New Roman"/>
        </w:rPr>
        <w:t xml:space="preserve">Many factors affect the reduction of </w:t>
      </w:r>
      <w:proofErr w:type="spellStart"/>
      <w:proofErr w:type="gramStart"/>
      <w:r w:rsidR="001D1FC0" w:rsidRPr="00BA7E40">
        <w:rPr>
          <w:rFonts w:ascii="Times New Roman" w:hAnsi="Times New Roman" w:cs="Times New Roman"/>
        </w:rPr>
        <w:t>rCFR</w:t>
      </w:r>
      <w:proofErr w:type="spellEnd"/>
      <w:r w:rsidR="001D1FC0" w:rsidRPr="00BA7E40">
        <w:rPr>
          <w:rFonts w:ascii="Times New Roman" w:hAnsi="Times New Roman" w:cs="Times New Roman"/>
        </w:rPr>
        <w:t>,</w:t>
      </w:r>
      <w:proofErr w:type="gramEnd"/>
      <w:r w:rsidR="001D1FC0" w:rsidRPr="00BA7E40">
        <w:rPr>
          <w:rFonts w:ascii="Times New Roman" w:hAnsi="Times New Roman" w:cs="Times New Roman"/>
        </w:rPr>
        <w:t xml:space="preserve"> however, our </w:t>
      </w:r>
      <w:r w:rsidR="005A59B8">
        <w:rPr>
          <w:rFonts w:ascii="Times New Roman" w:hAnsi="Times New Roman" w:cs="Times New Roman"/>
        </w:rPr>
        <w:t xml:space="preserve">results are compatible with </w:t>
      </w:r>
      <w:r w:rsidR="00773486" w:rsidRPr="00BA7E40">
        <w:rPr>
          <w:rFonts w:ascii="Times New Roman" w:hAnsi="Times New Roman" w:cs="Times New Roman"/>
        </w:rPr>
        <w:t>vaccination</w:t>
      </w:r>
      <w:r w:rsidR="005A59B8">
        <w:rPr>
          <w:rFonts w:ascii="Times New Roman" w:hAnsi="Times New Roman" w:cs="Times New Roman"/>
        </w:rPr>
        <w:t xml:space="preserve"> and stringency of control </w:t>
      </w:r>
      <w:r w:rsidR="00773486" w:rsidRPr="00BA7E40">
        <w:rPr>
          <w:rFonts w:ascii="Times New Roman" w:hAnsi="Times New Roman" w:cs="Times New Roman"/>
        </w:rPr>
        <w:t xml:space="preserve">measures </w:t>
      </w:r>
      <w:r w:rsidR="00932ACE" w:rsidRPr="00BA7E40">
        <w:rPr>
          <w:rFonts w:ascii="Times New Roman" w:hAnsi="Times New Roman" w:cs="Times New Roman"/>
        </w:rPr>
        <w:t xml:space="preserve">contributing </w:t>
      </w:r>
      <w:r w:rsidR="00232E1C">
        <w:rPr>
          <w:rFonts w:ascii="Times New Roman" w:hAnsi="Times New Roman" w:cs="Times New Roman"/>
        </w:rPr>
        <w:t>to</w:t>
      </w:r>
      <w:r w:rsidR="00932ACE" w:rsidRPr="00BA7E40">
        <w:rPr>
          <w:rFonts w:ascii="Times New Roman" w:hAnsi="Times New Roman" w:cs="Times New Roman"/>
        </w:rPr>
        <w:t xml:space="preserve"> the </w:t>
      </w:r>
      <w:r w:rsidR="00DD40B0" w:rsidRPr="00BA7E40">
        <w:rPr>
          <w:rFonts w:ascii="Times New Roman" w:hAnsi="Times New Roman" w:cs="Times New Roman"/>
        </w:rPr>
        <w:t>reduction</w:t>
      </w:r>
      <w:r w:rsidR="00932ACE" w:rsidRPr="00BA7E40">
        <w:rPr>
          <w:rFonts w:ascii="Times New Roman" w:hAnsi="Times New Roman" w:cs="Times New Roman"/>
        </w:rPr>
        <w:t xml:space="preserve"> of </w:t>
      </w:r>
      <w:proofErr w:type="spellStart"/>
      <w:r w:rsidR="00932ACE" w:rsidRPr="00BA7E40">
        <w:rPr>
          <w:rFonts w:ascii="Times New Roman" w:hAnsi="Times New Roman" w:cs="Times New Roman"/>
        </w:rPr>
        <w:t>rCFR</w:t>
      </w:r>
      <w:proofErr w:type="spellEnd"/>
      <w:r w:rsidR="00932ACE" w:rsidRPr="00BA7E40">
        <w:rPr>
          <w:rFonts w:ascii="Times New Roman" w:hAnsi="Times New Roman" w:cs="Times New Roman"/>
        </w:rPr>
        <w:t xml:space="preserve">. </w:t>
      </w:r>
      <w:r w:rsidR="00DA3679">
        <w:rPr>
          <w:rFonts w:ascii="Times New Roman" w:hAnsi="Times New Roman" w:cs="Times New Roman"/>
          <w:shd w:val="clear" w:color="auto" w:fill="FFFFFF"/>
        </w:rPr>
        <w:t>A s</w:t>
      </w:r>
      <w:r w:rsidR="00687104">
        <w:rPr>
          <w:rFonts w:ascii="Times New Roman" w:hAnsi="Times New Roman" w:cs="Times New Roman"/>
          <w:shd w:val="clear" w:color="auto" w:fill="FFFFFF"/>
        </w:rPr>
        <w:t>tudy on global impact of COVID-19 vaccination s</w:t>
      </w:r>
      <w:r w:rsidR="00AC7E17">
        <w:rPr>
          <w:rFonts w:ascii="Times New Roman" w:hAnsi="Times New Roman" w:cs="Times New Roman"/>
          <w:shd w:val="clear" w:color="auto" w:fill="FFFFFF"/>
        </w:rPr>
        <w:t xml:space="preserve">howed that the vaccination averted 14.4 </w:t>
      </w:r>
      <w:r w:rsidR="00AC7E17">
        <w:rPr>
          <w:rFonts w:ascii="Times New Roman" w:hAnsi="Times New Roman" w:cs="Times New Roman"/>
          <w:shd w:val="clear" w:color="auto" w:fill="FFFFFF"/>
        </w:rPr>
        <w:lastRenderedPageBreak/>
        <w:t xml:space="preserve">million </w:t>
      </w:r>
      <w:r w:rsidR="003F2809">
        <w:rPr>
          <w:rFonts w:ascii="Times New Roman" w:hAnsi="Times New Roman" w:cs="Times New Roman"/>
          <w:shd w:val="clear" w:color="auto" w:fill="FFFFFF"/>
        </w:rPr>
        <w:t xml:space="preserve">reported </w:t>
      </w:r>
      <w:r w:rsidR="00AC7E17">
        <w:rPr>
          <w:rFonts w:ascii="Times New Roman" w:hAnsi="Times New Roman" w:cs="Times New Roman"/>
          <w:shd w:val="clear" w:color="auto" w:fill="FFFFFF"/>
        </w:rPr>
        <w:t>deaths (or 19.8 million excess deaths</w:t>
      </w:r>
      <w:r w:rsidR="000B01B0">
        <w:rPr>
          <w:rFonts w:ascii="Times New Roman" w:hAnsi="Times New Roman" w:cs="Times New Roman"/>
          <w:shd w:val="clear" w:color="auto" w:fill="FFFFFF"/>
        </w:rPr>
        <w:t>)</w:t>
      </w:r>
      <w:r w:rsidR="00AC7E17">
        <w:rPr>
          <w:rFonts w:ascii="Times New Roman" w:hAnsi="Times New Roman" w:cs="Times New Roman"/>
          <w:shd w:val="clear" w:color="auto" w:fill="FFFFFF"/>
        </w:rPr>
        <w:t xml:space="preserve"> due to COVID-19</w:t>
      </w:r>
      <w:r w:rsidR="000B01B0">
        <w:rPr>
          <w:rFonts w:ascii="Times New Roman" w:hAnsi="Times New Roman" w:cs="Times New Roman"/>
          <w:shd w:val="clear" w:color="auto" w:fill="FFFFFF"/>
        </w:rPr>
        <w:t xml:space="preserve"> in the first year of vaccination (8 Dec 2020-8 </w:t>
      </w:r>
      <w:r w:rsidR="00114165">
        <w:rPr>
          <w:rFonts w:ascii="Times New Roman" w:hAnsi="Times New Roman" w:cs="Times New Roman"/>
          <w:shd w:val="clear" w:color="auto" w:fill="FFFFFF"/>
        </w:rPr>
        <w:t>D</w:t>
      </w:r>
      <w:r w:rsidR="000B01B0">
        <w:rPr>
          <w:rFonts w:ascii="Times New Roman" w:hAnsi="Times New Roman" w:cs="Times New Roman"/>
          <w:shd w:val="clear" w:color="auto" w:fill="FFFFFF"/>
        </w:rPr>
        <w:t>ec 2021)</w:t>
      </w:r>
      <w:r w:rsidR="00472F2B">
        <w:rPr>
          <w:rFonts w:ascii="Times New Roman" w:hAnsi="Times New Roman" w:cs="Times New Roman"/>
          <w:shd w:val="clear" w:color="auto" w:fill="FFFFFF"/>
        </w:rPr>
        <w:t xml:space="preserve"> </w:t>
      </w:r>
      <w:r w:rsidR="00472F2B">
        <w:rPr>
          <w:rFonts w:ascii="Times New Roman" w:hAnsi="Times New Roman" w:cs="Times New Roman"/>
          <w:color w:val="000000" w:themeColor="text1"/>
          <w:shd w:val="clear" w:color="auto" w:fill="FFFFFF"/>
        </w:rPr>
        <w:fldChar w:fldCharType="begin" w:fldLock="1"/>
      </w:r>
      <w:r w:rsidR="00FD6347">
        <w:rPr>
          <w:rFonts w:ascii="Times New Roman" w:hAnsi="Times New Roman" w:cs="Times New Roman"/>
          <w:color w:val="000000" w:themeColor="text1"/>
          <w:shd w:val="clear" w:color="auto" w:fill="FFFFFF"/>
        </w:rPr>
        <w:instrText>ADDIN CSL_CITATION {"citationItems":[{"id":"ITEM-1","itemData":{"DOI":"10.1016/S1473-3099(22)00320-6","ISSN":"14733099","author":[{"dropping-particle":"","family":"Watson","given":"Oliver J","non-dropping-particle":"","parse-names":false,"suffix":""},{"dropping-particle":"","family":"Barnsley","given":"Gregory","non-dropping-particle":"","parse-names":false,"suffix":""},{"dropping-particle":"","family":"Toor","given":"Jaspreet","non-dropping-particle":"","parse-names":false,"suffix":""},{"dropping-particle":"","family":"Hogan","given":"Alexandra B","non-dropping-particle":"","parse-names":false,"suffix":""},{"dropping-particle":"","family":"Winskill","given":"Peter","non-dropping-particle":"","parse-names":false,"suffix":""},{"dropping-particle":"","family":"Ghani","given":"Azra C","non-dropping-particle":"","parse-names":false,"suffix":""}],"container-title":"The Lancet Infectious Diseases","id":"ITEM-1","issue":"22","issued":{"date-parts":[["2022","6"]]},"page":"1-10","publisher":"The Author(s). Published by Elsevier Ltd. This is an Open Access article under the CC BY 4.0 license","title":"Global impact of the first year of COVID-19 vaccination: a mathematical modelling study","type":"article-journal","volume":"3099"},"uris":["http://www.mendeley.com/documents/?uuid=3e54f1a5-1d04-47bd-9984-477a1680a5ba"]}],"mendeley":{"formattedCitation":"(Watson et al. 2022)","plainTextFormattedCitation":"(Watson et al. 2022)","previouslyFormattedCitation":"(Watson et al. 2022)"},"properties":{"noteIndex":0},"schema":"https://github.com/citation-style-language/schema/raw/master/csl-citation.json"}</w:instrText>
      </w:r>
      <w:r w:rsidR="00472F2B">
        <w:rPr>
          <w:rFonts w:ascii="Times New Roman" w:hAnsi="Times New Roman" w:cs="Times New Roman"/>
          <w:color w:val="000000" w:themeColor="text1"/>
          <w:shd w:val="clear" w:color="auto" w:fill="FFFFFF"/>
        </w:rPr>
        <w:fldChar w:fldCharType="separate"/>
      </w:r>
      <w:r w:rsidR="00FD6347" w:rsidRPr="00FD6347">
        <w:rPr>
          <w:rFonts w:ascii="Times New Roman" w:hAnsi="Times New Roman" w:cs="Times New Roman"/>
          <w:noProof/>
          <w:color w:val="000000" w:themeColor="text1"/>
          <w:shd w:val="clear" w:color="auto" w:fill="FFFFFF"/>
        </w:rPr>
        <w:t>(Watson et al. 2022)</w:t>
      </w:r>
      <w:r w:rsidR="00472F2B">
        <w:rPr>
          <w:rFonts w:ascii="Times New Roman" w:hAnsi="Times New Roman" w:cs="Times New Roman"/>
          <w:color w:val="000000" w:themeColor="text1"/>
          <w:shd w:val="clear" w:color="auto" w:fill="FFFFFF"/>
        </w:rPr>
        <w:fldChar w:fldCharType="end"/>
      </w:r>
      <w:r w:rsidR="00AC7E17">
        <w:rPr>
          <w:rFonts w:ascii="Times New Roman" w:hAnsi="Times New Roman" w:cs="Times New Roman"/>
          <w:shd w:val="clear" w:color="auto" w:fill="FFFFFF"/>
        </w:rPr>
        <w:t xml:space="preserve">. </w:t>
      </w:r>
      <w:r w:rsidR="0068298F" w:rsidRPr="00BA7E40">
        <w:rPr>
          <w:rFonts w:ascii="Times New Roman" w:hAnsi="Times New Roman" w:cs="Times New Roman"/>
          <w:shd w:val="clear" w:color="auto" w:fill="FFFFFF"/>
        </w:rPr>
        <w:t xml:space="preserve">This analysis </w:t>
      </w:r>
      <w:r w:rsidR="00CA1468" w:rsidRPr="00BA7E40">
        <w:rPr>
          <w:rFonts w:ascii="Times New Roman" w:hAnsi="Times New Roman" w:cs="Times New Roman"/>
          <w:shd w:val="clear" w:color="auto" w:fill="FFFFFF"/>
        </w:rPr>
        <w:t>complement</w:t>
      </w:r>
      <w:r w:rsidR="007C14F7">
        <w:rPr>
          <w:rFonts w:ascii="Times New Roman" w:hAnsi="Times New Roman" w:cs="Times New Roman"/>
          <w:shd w:val="clear" w:color="auto" w:fill="FFFFFF"/>
        </w:rPr>
        <w:t>s</w:t>
      </w:r>
      <w:r w:rsidR="0068298F" w:rsidRPr="00BA7E40">
        <w:rPr>
          <w:rFonts w:ascii="Times New Roman" w:hAnsi="Times New Roman" w:cs="Times New Roman"/>
          <w:shd w:val="clear" w:color="auto" w:fill="FFFFFF"/>
        </w:rPr>
        <w:t xml:space="preserve"> previous </w:t>
      </w:r>
      <w:r w:rsidR="00ED1EF9" w:rsidRPr="00BA7E40">
        <w:rPr>
          <w:rFonts w:ascii="Times New Roman" w:hAnsi="Times New Roman" w:cs="Times New Roman"/>
          <w:shd w:val="clear" w:color="auto" w:fill="FFFFFF"/>
        </w:rPr>
        <w:t>findings</w:t>
      </w:r>
      <w:r w:rsidR="0068298F" w:rsidRPr="00BA7E40">
        <w:rPr>
          <w:rFonts w:ascii="Times New Roman" w:hAnsi="Times New Roman" w:cs="Times New Roman"/>
          <w:shd w:val="clear" w:color="auto" w:fill="FFFFFF"/>
        </w:rPr>
        <w:t xml:space="preserve"> </w:t>
      </w:r>
      <w:r w:rsidR="00E60C87">
        <w:rPr>
          <w:rFonts w:ascii="Times New Roman" w:hAnsi="Times New Roman" w:cs="Times New Roman"/>
          <w:shd w:val="clear" w:color="auto" w:fill="FFFFFF"/>
        </w:rPr>
        <w:t xml:space="preserve">showing </w:t>
      </w:r>
      <w:r w:rsidR="00396716">
        <w:rPr>
          <w:rFonts w:ascii="Times New Roman" w:hAnsi="Times New Roman" w:cs="Times New Roman"/>
          <w:shd w:val="clear" w:color="auto" w:fill="FFFFFF"/>
        </w:rPr>
        <w:t xml:space="preserve">a </w:t>
      </w:r>
      <w:r w:rsidR="007E6968">
        <w:rPr>
          <w:rFonts w:ascii="Times New Roman" w:hAnsi="Times New Roman" w:cs="Times New Roman"/>
          <w:shd w:val="clear" w:color="auto" w:fill="FFFFFF"/>
        </w:rPr>
        <w:t>disproportionate declin</w:t>
      </w:r>
      <w:r w:rsidR="00396716">
        <w:rPr>
          <w:rFonts w:ascii="Times New Roman" w:hAnsi="Times New Roman" w:cs="Times New Roman"/>
          <w:shd w:val="clear" w:color="auto" w:fill="FFFFFF"/>
        </w:rPr>
        <w:t xml:space="preserve">e </w:t>
      </w:r>
      <w:r w:rsidR="007E6968">
        <w:rPr>
          <w:rFonts w:ascii="Times New Roman" w:hAnsi="Times New Roman" w:cs="Times New Roman"/>
          <w:shd w:val="clear" w:color="auto" w:fill="FFFFFF"/>
        </w:rPr>
        <w:t xml:space="preserve">of </w:t>
      </w:r>
      <w:proofErr w:type="spellStart"/>
      <w:r w:rsidR="007E6968">
        <w:rPr>
          <w:rFonts w:ascii="Times New Roman" w:hAnsi="Times New Roman" w:cs="Times New Roman"/>
          <w:shd w:val="clear" w:color="auto" w:fill="FFFFFF"/>
        </w:rPr>
        <w:t>rCFR</w:t>
      </w:r>
      <w:proofErr w:type="spellEnd"/>
      <w:r w:rsidR="007E6968">
        <w:rPr>
          <w:rFonts w:ascii="Times New Roman" w:hAnsi="Times New Roman" w:cs="Times New Roman"/>
          <w:shd w:val="clear" w:color="auto" w:fill="FFFFFF"/>
        </w:rPr>
        <w:t xml:space="preserve"> and excess mortality in countries with various vaccination coverage </w:t>
      </w:r>
      <w:r w:rsidR="007D15DF" w:rsidRPr="00BA7E40">
        <w:rPr>
          <w:rFonts w:ascii="Times New Roman" w:hAnsi="Times New Roman" w:cs="Times New Roman"/>
          <w:shd w:val="clear" w:color="auto" w:fill="FFFFFF"/>
        </w:rPr>
        <w:t>indicat</w:t>
      </w:r>
      <w:r w:rsidR="007C14F7">
        <w:rPr>
          <w:rFonts w:ascii="Times New Roman" w:hAnsi="Times New Roman" w:cs="Times New Roman"/>
          <w:shd w:val="clear" w:color="auto" w:fill="FFFFFF"/>
        </w:rPr>
        <w:t>ing</w:t>
      </w:r>
      <w:r w:rsidR="007D15DF" w:rsidRPr="00BA7E40">
        <w:rPr>
          <w:rFonts w:ascii="Times New Roman" w:hAnsi="Times New Roman" w:cs="Times New Roman"/>
          <w:shd w:val="clear" w:color="auto" w:fill="FFFFFF"/>
        </w:rPr>
        <w:t xml:space="preserve"> the importance of equitable distribution of </w:t>
      </w:r>
      <w:r w:rsidR="0061708D" w:rsidRPr="00BA7E40">
        <w:rPr>
          <w:rFonts w:ascii="Times New Roman" w:hAnsi="Times New Roman" w:cs="Times New Roman"/>
          <w:shd w:val="clear" w:color="auto" w:fill="FFFFFF"/>
        </w:rPr>
        <w:t>COVID</w:t>
      </w:r>
      <w:r w:rsidR="007D15DF" w:rsidRPr="00BA7E40">
        <w:rPr>
          <w:rFonts w:ascii="Times New Roman" w:hAnsi="Times New Roman" w:cs="Times New Roman"/>
          <w:shd w:val="clear" w:color="auto" w:fill="FFFFFF"/>
        </w:rPr>
        <w:t xml:space="preserve">-19 vaccine. </w:t>
      </w:r>
      <w:r w:rsidR="00995BA6">
        <w:rPr>
          <w:rFonts w:ascii="Times New Roman" w:hAnsi="Times New Roman" w:cs="Times New Roman"/>
          <w:shd w:val="clear" w:color="auto" w:fill="FFFFFF"/>
        </w:rPr>
        <w:t xml:space="preserve"> </w:t>
      </w:r>
    </w:p>
    <w:p w14:paraId="20D51AA2" w14:textId="77777777" w:rsidR="003E3E34" w:rsidRDefault="003E3E34" w:rsidP="00E8439F">
      <w:pPr>
        <w:spacing w:after="0" w:line="480" w:lineRule="auto"/>
      </w:pPr>
    </w:p>
    <w:p w14:paraId="7D3B40CD" w14:textId="7FCF6D87" w:rsidR="00B86723" w:rsidRPr="00BE0C7C" w:rsidRDefault="00BE0C7C" w:rsidP="00E8439F">
      <w:pPr>
        <w:spacing w:after="0" w:line="480" w:lineRule="auto"/>
        <w:rPr>
          <w:rFonts w:ascii="Times New Roman" w:hAnsi="Times New Roman" w:cs="Times New Roman"/>
        </w:rPr>
      </w:pPr>
      <w:r>
        <w:rPr>
          <w:rFonts w:ascii="Times New Roman" w:hAnsi="Times New Roman" w:cs="Times New Roman"/>
        </w:rPr>
        <w:t xml:space="preserve">We found an overall decreasing trend of excess mortality post vaccination period. </w:t>
      </w:r>
      <w:r w:rsidR="00396716">
        <w:rPr>
          <w:rFonts w:ascii="Times New Roman" w:hAnsi="Times New Roman" w:cs="Times New Roman"/>
        </w:rPr>
        <w:t xml:space="preserve">In contrast to the negligible decline of </w:t>
      </w:r>
      <w:r w:rsidR="00021CAC">
        <w:rPr>
          <w:rFonts w:ascii="Times New Roman" w:hAnsi="Times New Roman" w:cs="Times New Roman"/>
        </w:rPr>
        <w:t xml:space="preserve">the </w:t>
      </w:r>
      <w:proofErr w:type="spellStart"/>
      <w:r w:rsidR="00021CAC">
        <w:rPr>
          <w:rFonts w:ascii="Times New Roman" w:hAnsi="Times New Roman" w:cs="Times New Roman"/>
        </w:rPr>
        <w:t>rCFR</w:t>
      </w:r>
      <w:proofErr w:type="spellEnd"/>
      <w:r w:rsidR="00021CAC">
        <w:rPr>
          <w:rFonts w:ascii="Times New Roman" w:hAnsi="Times New Roman" w:cs="Times New Roman"/>
        </w:rPr>
        <w:t>,</w:t>
      </w:r>
      <w:r w:rsidR="00396716">
        <w:rPr>
          <w:rFonts w:ascii="Times New Roman" w:hAnsi="Times New Roman" w:cs="Times New Roman"/>
        </w:rPr>
        <w:t xml:space="preserve"> SSA countries experienced a marked drop of</w:t>
      </w:r>
      <w:r w:rsidR="00021CAC">
        <w:rPr>
          <w:rFonts w:ascii="Times New Roman" w:hAnsi="Times New Roman" w:cs="Times New Roman"/>
        </w:rPr>
        <w:t xml:space="preserve"> the excess mortality</w:t>
      </w:r>
      <w:r w:rsidR="0017746E">
        <w:rPr>
          <w:rFonts w:ascii="Times New Roman" w:hAnsi="Times New Roman" w:cs="Times New Roman"/>
        </w:rPr>
        <w:t xml:space="preserve">. </w:t>
      </w:r>
      <w:r w:rsidR="008B6B32" w:rsidRPr="00BE0C7C">
        <w:rPr>
          <w:rFonts w:ascii="Times New Roman" w:hAnsi="Times New Roman" w:cs="Times New Roman"/>
        </w:rPr>
        <w:t xml:space="preserve">Excess mortality during this pandemic was affected by different factors, and not merely </w:t>
      </w:r>
      <w:r w:rsidR="003E3E34" w:rsidRPr="00BE0C7C">
        <w:rPr>
          <w:rFonts w:ascii="Times New Roman" w:hAnsi="Times New Roman" w:cs="Times New Roman"/>
        </w:rPr>
        <w:t>b</w:t>
      </w:r>
      <w:r w:rsidR="00CB0203">
        <w:rPr>
          <w:rFonts w:ascii="Times New Roman" w:hAnsi="Times New Roman" w:cs="Times New Roman"/>
        </w:rPr>
        <w:t xml:space="preserve">y </w:t>
      </w:r>
      <w:r w:rsidR="003E3E34" w:rsidRPr="00BE0C7C">
        <w:rPr>
          <w:rFonts w:ascii="Times New Roman" w:hAnsi="Times New Roman" w:cs="Times New Roman"/>
        </w:rPr>
        <w:t>transmission of COVID-</w:t>
      </w:r>
      <w:r w:rsidR="008509A5" w:rsidRPr="00BE0C7C">
        <w:rPr>
          <w:rFonts w:ascii="Times New Roman" w:hAnsi="Times New Roman" w:cs="Times New Roman"/>
        </w:rPr>
        <w:t>19 and</w:t>
      </w:r>
      <w:r w:rsidR="008B6B32" w:rsidRPr="00BE0C7C">
        <w:rPr>
          <w:rFonts w:ascii="Times New Roman" w:hAnsi="Times New Roman" w:cs="Times New Roman"/>
        </w:rPr>
        <w:t xml:space="preserve"> vaccination coverage</w:t>
      </w:r>
      <w:r w:rsidR="00CB0203">
        <w:rPr>
          <w:rFonts w:ascii="Times New Roman" w:hAnsi="Times New Roman" w:cs="Times New Roman"/>
        </w:rPr>
        <w:t>.</w:t>
      </w:r>
      <w:r w:rsidR="003C09C6">
        <w:rPr>
          <w:rFonts w:ascii="Times New Roman" w:hAnsi="Times New Roman" w:cs="Times New Roman"/>
        </w:rPr>
        <w:t xml:space="preserve"> </w:t>
      </w:r>
      <w:r w:rsidR="00CB0203">
        <w:rPr>
          <w:rFonts w:ascii="Times New Roman" w:hAnsi="Times New Roman" w:cs="Times New Roman"/>
        </w:rPr>
        <w:t>S</w:t>
      </w:r>
      <w:r w:rsidR="008B6B32" w:rsidRPr="00BE0C7C">
        <w:rPr>
          <w:rFonts w:ascii="Times New Roman" w:hAnsi="Times New Roman" w:cs="Times New Roman"/>
        </w:rPr>
        <w:t>ome of these factors</w:t>
      </w:r>
      <w:r w:rsidR="005C7BE1">
        <w:rPr>
          <w:rFonts w:ascii="Times New Roman" w:hAnsi="Times New Roman" w:cs="Times New Roman"/>
        </w:rPr>
        <w:t xml:space="preserve"> (</w:t>
      </w:r>
      <w:proofErr w:type="gramStart"/>
      <w:r w:rsidR="005C7BE1">
        <w:rPr>
          <w:rFonts w:ascii="Times New Roman" w:hAnsi="Times New Roman" w:cs="Times New Roman"/>
        </w:rPr>
        <w:t>e.g.</w:t>
      </w:r>
      <w:proofErr w:type="gramEnd"/>
      <w:r w:rsidR="003C09C6">
        <w:rPr>
          <w:rFonts w:ascii="Times New Roman" w:hAnsi="Times New Roman" w:cs="Times New Roman"/>
        </w:rPr>
        <w:t xml:space="preserve"> shielding the elderly people</w:t>
      </w:r>
      <w:r w:rsidR="005C7BE1">
        <w:rPr>
          <w:rFonts w:ascii="Times New Roman" w:hAnsi="Times New Roman" w:cs="Times New Roman"/>
        </w:rPr>
        <w:t xml:space="preserve">) </w:t>
      </w:r>
      <w:r w:rsidR="009F74B7">
        <w:rPr>
          <w:rFonts w:ascii="Times New Roman" w:hAnsi="Times New Roman" w:cs="Times New Roman"/>
        </w:rPr>
        <w:t xml:space="preserve">may have even contributed to reduction in </w:t>
      </w:r>
      <w:r w:rsidR="008B6B32" w:rsidRPr="00BE0C7C">
        <w:rPr>
          <w:rFonts w:ascii="Times New Roman" w:hAnsi="Times New Roman" w:cs="Times New Roman"/>
        </w:rPr>
        <w:t xml:space="preserve">excess mortality. The differential impact of these factors made the use of excess mortality an unpredictable estimator of </w:t>
      </w:r>
      <w:r w:rsidR="008976E0" w:rsidRPr="00BE0C7C">
        <w:rPr>
          <w:rFonts w:ascii="Times New Roman" w:hAnsi="Times New Roman" w:cs="Times New Roman"/>
        </w:rPr>
        <w:t>COVID</w:t>
      </w:r>
      <w:r w:rsidR="008B6B32" w:rsidRPr="00BE0C7C">
        <w:rPr>
          <w:rFonts w:ascii="Times New Roman" w:hAnsi="Times New Roman" w:cs="Times New Roman"/>
        </w:rPr>
        <w:t>-19 severity</w:t>
      </w:r>
      <w:r w:rsidR="00DF18EF">
        <w:rPr>
          <w:rFonts w:ascii="Times New Roman" w:hAnsi="Times New Roman" w:cs="Times New Roman"/>
        </w:rPr>
        <w:t xml:space="preserve"> </w:t>
      </w:r>
      <w:r w:rsidR="00DF18EF">
        <w:rPr>
          <w:rFonts w:ascii="Times New Roman" w:hAnsi="Times New Roman" w:cs="Times New Roman"/>
        </w:rPr>
        <w:fldChar w:fldCharType="begin" w:fldLock="1"/>
      </w:r>
      <w:r w:rsidR="00FD6347">
        <w:rPr>
          <w:rFonts w:ascii="Times New Roman" w:hAnsi="Times New Roman" w:cs="Times New Roman"/>
        </w:rPr>
        <w:instrText>ADDIN CSL_CITATION {"citationItems":[{"id":"ITEM-1","itemData":{"DOI":"10.1017/S0950268821001850","ISSN":"1469-4409","PMID":"34338184","abstract":"Evidence that more people in some countries and fewer in others are dying because of the pandemic, than is reflected by reported Covid-19 mortality rates, is derived from mortality data. Using publicly available databases, deaths attributed to Covid-19 in 2020 and all deaths for the years 2015-2020 were tabulated for 35 countries together with economic, health, demographic, and government response stringency index variables. Residual mortality rates (RMR) in 2020 were calculated as excess mortality minus reported mortality rates due to Covid-19 where excess deaths were observed deaths in 2020 minus the average for 2015-2019. Differences in RMR are differences not attributed to reported Covid-19. For about half the countries, RMR’s were negative and for half, positive. The absolute rates in some countries were double those in others. In a regression analysis, population density and proportion of female smokers were positively associated with both Covid-19 and excess mortality while the human development index and proportion of male smokers were negatively associated with both. RMR was not associated with any of the investigated variables. The results show that published data on mortality from Covid-19 cannot be directly comparable across countries. This may be due to differences in Covid-19 death reporting and in addition, the unprecedented public health measures implemented to control the pandemic may have produced either increased or reduced excess deaths due to other diseases. Further data on cause-specific mortality is required to determine the extent to which residual mortality represents non-Covid-19 deaths and to explain differences between countries.","author":[{"dropping-particle":"","family":"Kelly","given":"Gabrielle","non-dropping-particle":"","parse-names":false,"suffix":""},{"dropping-particle":"","family":"Petti","given":"Stefano","non-dropping-particle":"","parse-names":false,"suffix":""},{"dropping-particle":"","family":"Noah","given":"Norman","non-dropping-particle":"","parse-names":false,"suffix":""}],"container-title":"Epidemiology and infection","id":"ITEM-1","issued":{"date-parts":[["2021"]]},"publisher":"Epidemiol Infect","title":"Covid-19, non-Covid-19 and excess mortality rates not comparable across countries","type":"article-journal","volume":"149"},"uris":["http://www.mendeley.com/documents/?uuid=f529d99a-1ae5-3e57-8526-d7d43c042d7b","http://www.mendeley.com/documents/?uuid=feb94aad-57c4-47c0-88ef-8f0849329b8b"]}],"mendeley":{"formattedCitation":"(Kelly et al. 2021)","plainTextFormattedCitation":"(Kelly et al. 2021)","previouslyFormattedCitation":"(Kelly et al. 2021)"},"properties":{"noteIndex":0},"schema":"https://github.com/citation-style-language/schema/raw/master/csl-citation.json"}</w:instrText>
      </w:r>
      <w:r w:rsidR="00DF18EF">
        <w:rPr>
          <w:rFonts w:ascii="Times New Roman" w:hAnsi="Times New Roman" w:cs="Times New Roman"/>
        </w:rPr>
        <w:fldChar w:fldCharType="separate"/>
      </w:r>
      <w:r w:rsidR="00FD6347" w:rsidRPr="00FD6347">
        <w:rPr>
          <w:rFonts w:ascii="Times New Roman" w:hAnsi="Times New Roman" w:cs="Times New Roman"/>
          <w:noProof/>
        </w:rPr>
        <w:t>(Kelly et al. 2021)</w:t>
      </w:r>
      <w:r w:rsidR="00DF18EF">
        <w:rPr>
          <w:rFonts w:ascii="Times New Roman" w:hAnsi="Times New Roman" w:cs="Times New Roman"/>
        </w:rPr>
        <w:fldChar w:fldCharType="end"/>
      </w:r>
      <w:r w:rsidR="008B6B32" w:rsidRPr="00BE0C7C">
        <w:rPr>
          <w:rFonts w:ascii="Times New Roman" w:hAnsi="Times New Roman" w:cs="Times New Roman"/>
        </w:rPr>
        <w:t>.</w:t>
      </w:r>
      <w:r w:rsidR="003E3E34" w:rsidRPr="00BE0C7C">
        <w:rPr>
          <w:rFonts w:ascii="Times New Roman" w:hAnsi="Times New Roman" w:cs="Times New Roman"/>
        </w:rPr>
        <w:t xml:space="preserve">  </w:t>
      </w:r>
      <w:r w:rsidR="009F15A8" w:rsidRPr="00BE0C7C">
        <w:rPr>
          <w:rFonts w:ascii="Times New Roman" w:hAnsi="Times New Roman" w:cs="Times New Roman"/>
        </w:rPr>
        <w:t>We did not compare the excess mortality data at country level</w:t>
      </w:r>
      <w:r w:rsidR="008D781B">
        <w:rPr>
          <w:rFonts w:ascii="Times New Roman" w:hAnsi="Times New Roman" w:cs="Times New Roman"/>
        </w:rPr>
        <w:t xml:space="preserve">. </w:t>
      </w:r>
      <w:r w:rsidR="00E006F4" w:rsidRPr="00BE0C7C">
        <w:rPr>
          <w:rFonts w:ascii="Times New Roman" w:hAnsi="Times New Roman" w:cs="Times New Roman"/>
        </w:rPr>
        <w:t>Although</w:t>
      </w:r>
      <w:r w:rsidR="00EC51E6">
        <w:rPr>
          <w:rFonts w:ascii="Times New Roman" w:hAnsi="Times New Roman" w:cs="Times New Roman"/>
        </w:rPr>
        <w:t xml:space="preserve"> differences in data and methodology preclude direct comparisons between our results and those of the above studies, it should be noted that </w:t>
      </w:r>
      <w:r w:rsidR="00E006F4" w:rsidRPr="00BE0C7C">
        <w:rPr>
          <w:rFonts w:ascii="Times New Roman" w:hAnsi="Times New Roman" w:cs="Times New Roman"/>
        </w:rPr>
        <w:t xml:space="preserve">none of the top ranked countries </w:t>
      </w:r>
      <w:r w:rsidR="00EC51E6">
        <w:rPr>
          <w:rFonts w:ascii="Times New Roman" w:hAnsi="Times New Roman" w:cs="Times New Roman"/>
        </w:rPr>
        <w:t xml:space="preserve">according to </w:t>
      </w:r>
      <w:r w:rsidR="00BF5B0B">
        <w:rPr>
          <w:rFonts w:ascii="Times New Roman" w:hAnsi="Times New Roman" w:cs="Times New Roman"/>
        </w:rPr>
        <w:t xml:space="preserve">excess mortality </w:t>
      </w:r>
      <w:r w:rsidR="00E006F4" w:rsidRPr="00BE0C7C">
        <w:rPr>
          <w:rFonts w:ascii="Times New Roman" w:hAnsi="Times New Roman" w:cs="Times New Roman"/>
        </w:rPr>
        <w:t>are from SSA</w:t>
      </w:r>
      <w:r w:rsidR="005B6567">
        <w:rPr>
          <w:rFonts w:ascii="Times New Roman" w:hAnsi="Times New Roman" w:cs="Times New Roman"/>
        </w:rPr>
        <w:t xml:space="preserve">. </w:t>
      </w:r>
      <w:r w:rsidR="00DF0977" w:rsidRPr="009B5987">
        <w:rPr>
          <w:rFonts w:ascii="Times New Roman" w:hAnsi="Times New Roman" w:cs="Times New Roman"/>
        </w:rPr>
        <w:t>Alth</w:t>
      </w:r>
      <w:r w:rsidR="00DF0977" w:rsidRPr="007A2312">
        <w:rPr>
          <w:rFonts w:ascii="Times New Roman" w:hAnsi="Times New Roman" w:cs="Times New Roman"/>
        </w:rPr>
        <w:t>o</w:t>
      </w:r>
      <w:r w:rsidR="00DF0977" w:rsidRPr="00CD4A39">
        <w:rPr>
          <w:rFonts w:ascii="Times New Roman" w:hAnsi="Times New Roman" w:cs="Times New Roman"/>
        </w:rPr>
        <w:t>u</w:t>
      </w:r>
      <w:r w:rsidR="00DF0977" w:rsidRPr="0066141F">
        <w:rPr>
          <w:rFonts w:ascii="Times New Roman" w:hAnsi="Times New Roman" w:cs="Times New Roman"/>
        </w:rPr>
        <w:t>g</w:t>
      </w:r>
      <w:r w:rsidR="00DF0977" w:rsidRPr="009B5987">
        <w:rPr>
          <w:rFonts w:ascii="Times New Roman" w:hAnsi="Times New Roman" w:cs="Times New Roman"/>
        </w:rPr>
        <w:t>h increasing vaccination where possible is beneficial</w:t>
      </w:r>
      <w:r w:rsidR="00DF0977">
        <w:rPr>
          <w:rFonts w:ascii="Times New Roman" w:hAnsi="Times New Roman" w:cs="Times New Roman"/>
        </w:rPr>
        <w:t xml:space="preserve">, </w:t>
      </w:r>
      <w:r w:rsidR="00DF0977" w:rsidRPr="009B5987">
        <w:rPr>
          <w:rFonts w:ascii="Times New Roman" w:hAnsi="Times New Roman" w:cs="Times New Roman"/>
        </w:rPr>
        <w:t xml:space="preserve">it may </w:t>
      </w:r>
      <w:r w:rsidR="00DF0977">
        <w:rPr>
          <w:rFonts w:ascii="Times New Roman" w:hAnsi="Times New Roman" w:cs="Times New Roman"/>
        </w:rPr>
        <w:t>not the only reason</w:t>
      </w:r>
      <w:r w:rsidR="00DF0977" w:rsidRPr="009B5987">
        <w:rPr>
          <w:rFonts w:ascii="Times New Roman" w:hAnsi="Times New Roman" w:cs="Times New Roman"/>
        </w:rPr>
        <w:t xml:space="preserve"> </w:t>
      </w:r>
      <w:r w:rsidR="00DF0977">
        <w:rPr>
          <w:rFonts w:ascii="Times New Roman" w:hAnsi="Times New Roman" w:cs="Times New Roman"/>
        </w:rPr>
        <w:t xml:space="preserve">why the </w:t>
      </w:r>
      <w:r w:rsidR="00DF0977" w:rsidRPr="009B5987">
        <w:rPr>
          <w:rFonts w:ascii="Times New Roman" w:hAnsi="Times New Roman" w:cs="Times New Roman"/>
        </w:rPr>
        <w:t>mortality rate in SSA</w:t>
      </w:r>
      <w:r w:rsidR="00DF0977">
        <w:rPr>
          <w:rFonts w:ascii="Times New Roman" w:hAnsi="Times New Roman" w:cs="Times New Roman"/>
        </w:rPr>
        <w:t>,</w:t>
      </w:r>
      <w:r w:rsidR="00DF0977" w:rsidRPr="009B5987">
        <w:rPr>
          <w:rFonts w:ascii="Times New Roman" w:hAnsi="Times New Roman" w:cs="Times New Roman"/>
        </w:rPr>
        <w:t xml:space="preserve"> where </w:t>
      </w:r>
      <w:proofErr w:type="gramStart"/>
      <w:r w:rsidR="00DF0977" w:rsidRPr="009B5987">
        <w:rPr>
          <w:rFonts w:ascii="Times New Roman" w:hAnsi="Times New Roman" w:cs="Times New Roman"/>
        </w:rPr>
        <w:t>the majority of</w:t>
      </w:r>
      <w:proofErr w:type="gramEnd"/>
      <w:r w:rsidR="00DF0977" w:rsidRPr="009B5987">
        <w:rPr>
          <w:rFonts w:ascii="Times New Roman" w:hAnsi="Times New Roman" w:cs="Times New Roman"/>
        </w:rPr>
        <w:t xml:space="preserve"> the population is under 65 years</w:t>
      </w:r>
      <w:r w:rsidR="00DF0977">
        <w:rPr>
          <w:rFonts w:ascii="Times New Roman" w:hAnsi="Times New Roman" w:cs="Times New Roman"/>
        </w:rPr>
        <w:t xml:space="preserve">, has dropped markedly since 2021. </w:t>
      </w:r>
      <w:r w:rsidR="00DF0977" w:rsidRPr="009B5987">
        <w:rPr>
          <w:rFonts w:ascii="Times New Roman" w:hAnsi="Times New Roman" w:cs="Times New Roman"/>
        </w:rPr>
        <w:t>It is known that survival from COVID-19 infection is higher in younger age groups</w:t>
      </w:r>
      <w:r w:rsidR="00DF0977">
        <w:rPr>
          <w:rFonts w:ascii="Times New Roman" w:hAnsi="Times New Roman" w:cs="Times New Roman"/>
        </w:rPr>
        <w:t xml:space="preserve"> </w:t>
      </w:r>
      <w:r w:rsidR="00FD6347">
        <w:rPr>
          <w:rFonts w:ascii="Times New Roman" w:hAnsi="Times New Roman" w:cs="Times New Roman"/>
          <w:color w:val="000000"/>
        </w:rPr>
        <w:fldChar w:fldCharType="begin" w:fldLock="1"/>
      </w:r>
      <w:r w:rsidR="00FD6347">
        <w:rPr>
          <w:rFonts w:ascii="Times New Roman" w:hAnsi="Times New Roman" w:cs="Times New Roman"/>
          <w:color w:val="000000"/>
        </w:rPr>
        <w:instrText>ADDIN CSL_CITATION {"citationItems":[{"id":"ITEM-1","itemData":{"DOI":"10.4269/ajtmh.20-1496","ISSN":"1476-1645","PMID":"33882025","abstract":"The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hygiene","id":"ITEM-1","issue":"6","issued":{"date-parts":[["2021","4","21"]]},"page":"2176-2184","title":"The Global Case-Fatality Rate of COVID-19 Has Been Declining Since May 2020.","type":"article-journal","volume":"104"},"uris":["http://www.mendeley.com/documents/?uuid=2398d37f-d2e3-41d2-a4db-2640d59b8c03"]},{"id":"ITEM-2","itemData":{"DOI":"10.3238/arztebl.2020.0432","ISSN":"1866-0452","author":[{"dropping-particle":"","family":"Kremer","given":"Hans-Joachim","non-dropping-particle":"","parse-names":false,"suffix":""},{"dropping-particle":"","family":"Thurner","given":"Werner","non-dropping-particle":"","parse-names":false,"suffix":""}],"container-title":"Deutsches Ärzteblatt international","id":"ITEM-2","issued":{"date-parts":[["2020","6","19"]]},"title":"Age Dependence in COVID-19 Mortality in Germany","type":"article-journal"},"uris":["http://www.mendeley.com/documents/?uuid=0d51e0bf-644b-44f6-9189-0957f8148301"]}],"mendeley":{"formattedCitation":"(Kremer and Thurner 2020; Hasan et al. 2021)","plainTextFormattedCitation":"(Kremer and Thurner 2020; Hasan et al. 2021)"},"properties":{"noteIndex":0},"schema":"https://github.com/citation-style-language/schema/raw/master/csl-citation.json"}</w:instrText>
      </w:r>
      <w:r w:rsidR="00FD6347">
        <w:rPr>
          <w:rFonts w:ascii="Times New Roman" w:hAnsi="Times New Roman" w:cs="Times New Roman"/>
          <w:color w:val="000000"/>
        </w:rPr>
        <w:fldChar w:fldCharType="separate"/>
      </w:r>
      <w:r w:rsidR="00FD6347" w:rsidRPr="00FD6347">
        <w:rPr>
          <w:rFonts w:ascii="Times New Roman" w:hAnsi="Times New Roman" w:cs="Times New Roman"/>
          <w:noProof/>
          <w:color w:val="000000"/>
        </w:rPr>
        <w:t>(Kremer and Thurner 2020; Hasan et al. 2021)</w:t>
      </w:r>
      <w:r w:rsidR="00FD6347">
        <w:rPr>
          <w:rFonts w:ascii="Times New Roman" w:hAnsi="Times New Roman" w:cs="Times New Roman"/>
          <w:color w:val="000000"/>
        </w:rPr>
        <w:fldChar w:fldCharType="end"/>
      </w:r>
    </w:p>
    <w:p w14:paraId="4D943392" w14:textId="77777777" w:rsidR="00FD6347" w:rsidRDefault="00FD6347" w:rsidP="00E8439F">
      <w:pPr>
        <w:spacing w:after="0" w:line="480" w:lineRule="auto"/>
        <w:rPr>
          <w:rFonts w:ascii="Times New Roman" w:hAnsi="Times New Roman" w:cs="Times New Roman"/>
        </w:rPr>
      </w:pPr>
    </w:p>
    <w:p w14:paraId="6ECFEF53" w14:textId="5D1F7E81" w:rsidR="0044576A" w:rsidRPr="00EC579D" w:rsidRDefault="004B7FEA" w:rsidP="00E8439F">
      <w:pPr>
        <w:spacing w:after="0" w:line="480" w:lineRule="auto"/>
        <w:rPr>
          <w:rFonts w:ascii="Times New Roman" w:hAnsi="Times New Roman" w:cs="Times New Roman"/>
        </w:rPr>
      </w:pPr>
      <w:r w:rsidRPr="00BA7E40">
        <w:rPr>
          <w:rFonts w:ascii="Times New Roman" w:hAnsi="Times New Roman" w:cs="Times New Roman"/>
        </w:rPr>
        <w:t xml:space="preserve">The negative correlation between doses of COVID-19 vaccines </w:t>
      </w:r>
      <w:r w:rsidR="008001B3">
        <w:rPr>
          <w:rFonts w:ascii="Times New Roman" w:hAnsi="Times New Roman" w:cs="Times New Roman"/>
        </w:rPr>
        <w:t>given</w:t>
      </w:r>
      <w:r w:rsidR="00FA5A83">
        <w:rPr>
          <w:rFonts w:ascii="Times New Roman" w:hAnsi="Times New Roman" w:cs="Times New Roman"/>
        </w:rPr>
        <w:t xml:space="preserve"> per hundred </w:t>
      </w:r>
      <w:r w:rsidR="00240E7F">
        <w:rPr>
          <w:rFonts w:ascii="Times New Roman" w:hAnsi="Times New Roman" w:cs="Times New Roman"/>
        </w:rPr>
        <w:t xml:space="preserve">populations, </w:t>
      </w:r>
      <w:proofErr w:type="spellStart"/>
      <w:r w:rsidR="00240E7F" w:rsidRPr="00BA7E40">
        <w:rPr>
          <w:rFonts w:ascii="Times New Roman" w:hAnsi="Times New Roman" w:cs="Times New Roman"/>
        </w:rPr>
        <w:t>rCFR</w:t>
      </w:r>
      <w:proofErr w:type="spellEnd"/>
      <w:r w:rsidR="009709DA">
        <w:rPr>
          <w:rFonts w:ascii="Times New Roman" w:hAnsi="Times New Roman" w:cs="Times New Roman"/>
        </w:rPr>
        <w:t xml:space="preserve"> </w:t>
      </w:r>
      <w:r w:rsidR="00FD5FA2">
        <w:rPr>
          <w:rFonts w:ascii="Times New Roman" w:hAnsi="Times New Roman" w:cs="Times New Roman"/>
        </w:rPr>
        <w:t xml:space="preserve">and excess mortality </w:t>
      </w:r>
      <w:r w:rsidRPr="00BA7E40">
        <w:rPr>
          <w:rFonts w:ascii="Times New Roman" w:hAnsi="Times New Roman" w:cs="Times New Roman"/>
        </w:rPr>
        <w:t>indicate the</w:t>
      </w:r>
      <w:r w:rsidR="00B048CD">
        <w:rPr>
          <w:rFonts w:ascii="Times New Roman" w:hAnsi="Times New Roman" w:cs="Times New Roman"/>
        </w:rPr>
        <w:t xml:space="preserve"> benefit</w:t>
      </w:r>
      <w:r w:rsidRPr="00BA7E40">
        <w:rPr>
          <w:rFonts w:ascii="Times New Roman" w:hAnsi="Times New Roman" w:cs="Times New Roman"/>
        </w:rPr>
        <w:t xml:space="preserve"> of vaccines</w:t>
      </w:r>
      <w:r w:rsidR="00CB60CF" w:rsidRPr="00BA7E40">
        <w:rPr>
          <w:rFonts w:ascii="Times New Roman" w:hAnsi="Times New Roman" w:cs="Times New Roman"/>
        </w:rPr>
        <w:t>. Th</w:t>
      </w:r>
      <w:r w:rsidR="003A3DBC">
        <w:rPr>
          <w:rFonts w:ascii="Times New Roman" w:hAnsi="Times New Roman" w:cs="Times New Roman"/>
        </w:rPr>
        <w:t>us, th</w:t>
      </w:r>
      <w:r w:rsidR="00CB60CF" w:rsidRPr="00BA7E40">
        <w:rPr>
          <w:rFonts w:ascii="Times New Roman" w:hAnsi="Times New Roman" w:cs="Times New Roman"/>
        </w:rPr>
        <w:t>e vaccin</w:t>
      </w:r>
      <w:r w:rsidR="00534D87">
        <w:rPr>
          <w:rFonts w:ascii="Times New Roman" w:hAnsi="Times New Roman" w:cs="Times New Roman"/>
        </w:rPr>
        <w:t>e</w:t>
      </w:r>
      <w:r w:rsidR="00CB60CF" w:rsidRPr="00BA7E40">
        <w:rPr>
          <w:rFonts w:ascii="Times New Roman" w:hAnsi="Times New Roman" w:cs="Times New Roman"/>
        </w:rPr>
        <w:t xml:space="preserve"> </w:t>
      </w:r>
      <w:r w:rsidR="003A3DBC">
        <w:rPr>
          <w:rFonts w:ascii="Times New Roman" w:hAnsi="Times New Roman" w:cs="Times New Roman"/>
        </w:rPr>
        <w:t>has been</w:t>
      </w:r>
      <w:r w:rsidR="0036307F" w:rsidRPr="00BA7E40">
        <w:rPr>
          <w:rFonts w:ascii="Times New Roman" w:hAnsi="Times New Roman" w:cs="Times New Roman"/>
        </w:rPr>
        <w:t xml:space="preserve"> </w:t>
      </w:r>
      <w:r w:rsidR="005B6F13">
        <w:rPr>
          <w:rFonts w:ascii="Times New Roman" w:hAnsi="Times New Roman" w:cs="Times New Roman"/>
        </w:rPr>
        <w:t>considered</w:t>
      </w:r>
      <w:r w:rsidR="006B3111" w:rsidRPr="00BA7E40">
        <w:rPr>
          <w:rFonts w:ascii="Times New Roman" w:hAnsi="Times New Roman" w:cs="Times New Roman"/>
          <w:color w:val="000000" w:themeColor="text1"/>
          <w:shd w:val="clear" w:color="auto" w:fill="FFFFFF"/>
        </w:rPr>
        <w:t xml:space="preserve"> </w:t>
      </w:r>
      <w:r w:rsidR="005B6F13">
        <w:rPr>
          <w:rFonts w:ascii="Times New Roman" w:hAnsi="Times New Roman" w:cs="Times New Roman"/>
          <w:color w:val="000000" w:themeColor="text1"/>
          <w:shd w:val="clear" w:color="auto" w:fill="FFFFFF"/>
        </w:rPr>
        <w:t xml:space="preserve">as </w:t>
      </w:r>
      <w:r w:rsidR="006B3111" w:rsidRPr="00BA7E40">
        <w:rPr>
          <w:rFonts w:ascii="Times New Roman" w:hAnsi="Times New Roman" w:cs="Times New Roman"/>
          <w:color w:val="000000" w:themeColor="text1"/>
          <w:shd w:val="clear" w:color="auto" w:fill="FFFFFF"/>
        </w:rPr>
        <w:t xml:space="preserve">a pathway out of this pandemic, but strong, innovative policies that ensure fast and equitable distribution are </w:t>
      </w:r>
      <w:r w:rsidR="0093512E" w:rsidRPr="00BA7E40">
        <w:rPr>
          <w:rFonts w:ascii="Times New Roman" w:hAnsi="Times New Roman" w:cs="Times New Roman"/>
          <w:color w:val="000000" w:themeColor="text1"/>
          <w:shd w:val="clear" w:color="auto" w:fill="FFFFFF"/>
        </w:rPr>
        <w:t>absent</w:t>
      </w:r>
      <w:r w:rsidR="006B3111" w:rsidRPr="00BA7E40">
        <w:rPr>
          <w:rFonts w:ascii="Times New Roman" w:hAnsi="Times New Roman" w:cs="Times New Roman"/>
          <w:color w:val="000000" w:themeColor="text1"/>
          <w:shd w:val="clear" w:color="auto" w:fill="FFFFFF"/>
        </w:rPr>
        <w:t xml:space="preserve"> </w:t>
      </w:r>
      <w:r w:rsidR="00E414EE">
        <w:rPr>
          <w:rFonts w:ascii="Times New Roman" w:hAnsi="Times New Roman" w:cs="Times New Roman"/>
          <w:color w:val="000000" w:themeColor="text1"/>
          <w:shd w:val="clear" w:color="auto" w:fill="FFFFFF"/>
        </w:rPr>
        <w:fldChar w:fldCharType="begin" w:fldLock="1"/>
      </w:r>
      <w:r w:rsidR="00FD6347">
        <w:rPr>
          <w:rFonts w:ascii="Times New Roman" w:hAnsi="Times New Roman" w:cs="Times New Roman"/>
          <w:color w:val="000000" w:themeColor="text1"/>
          <w:shd w:val="clear" w:color="auto" w:fill="FFFFFF"/>
        </w:rPr>
        <w:instrText>ADDIN CSL_CITATION {"citationItems":[{"id":"ITEM-1","itemData":{"DOI":"10.1056/NEJMp2103614","ISSN":"0028-4793","author":[{"dropping-particle":"","family":"Katz","given":"Ingrid T.","non-dropping-particle":"","parse-names":false,"suffix":""},{"dropping-particle":"","family":"Weintraub","given":"Rebecca","non-dropping-particle":"","parse-names":false,"suffix":""},{"dropping-particle":"","family":"Bekker","given":"Linda-Gail","non-dropping-particle":"","parse-names":false,"suffix":""},{"dropping-particle":"","family":"Brandt","given":"Allan M.","non-dropping-particle":"","parse-names":false,"suffix":""}],"container-title":"New England Journal of Medicine","id":"ITEM-1","issue":"14","issued":{"date-parts":[["2021","4","8"]]},"page":"1281-1283","title":"From Vaccine Nationalism to Vaccine Equity — Finding a Path Forward","type":"article-journal","volume":"384"},"uris":["http://www.mendeley.com/documents/?uuid=87cb30fc-8fbf-4129-b90d-7aff28540eed"]},{"id":"ITEM-2","itemData":{"DOI":"10.1016/S1473-3099(22)00320-6","ISSN":"14733099","author":[{"dropping-particle":"","family":"Watson","given":"Oliver J","non-dropping-particle":"","parse-names":false,"suffix":""},{"dropping-particle":"","family":"Barnsley","given":"Gregory","non-dropping-particle":"","parse-names":false,"suffix":""},{"dropping-particle":"","family":"Toor","given":"Jaspreet","non-dropping-particle":"","parse-names":false,"suffix":""},{"dropping-particle":"","family":"Hogan","given":"Alexandra B","non-dropping-particle":"","parse-names":false,"suffix":""},{"dropping-particle":"","family":"Winskill","given":"Peter","non-dropping-particle":"","parse-names":false,"suffix":""},{"dropping-particle":"","family":"Ghani","given":"Azra C","non-dropping-particle":"","parse-names":false,"suffix":""}],"container-title":"The Lancet Infectious Diseases","id":"ITEM-2","issue":"22","issued":{"date-parts":[["2022","6"]]},"page":"1-10","publisher":"The Author(s). Published by Elsevier Ltd. This is an Open Access article under the CC BY 4.0 license","title":"Global impact of the first year of COVID-19 vaccination: a mathematical modelling study","type":"article-journal","volume":"3099"},"uris":["http://www.mendeley.com/documents/?uuid=3e54f1a5-1d04-47bd-9984-477a1680a5ba"]}],"mendeley":{"formattedCitation":"(Katz et al. 2021; Watson et al. 2022)","plainTextFormattedCitation":"(Katz et al. 2021; Watson et al. 2022)","previouslyFormattedCitation":"(Katz et al. 2021; Watson et al. 2022)"},"properties":{"noteIndex":0},"schema":"https://github.com/citation-style-language/schema/raw/master/csl-citation.json"}</w:instrText>
      </w:r>
      <w:r w:rsidR="00E414EE">
        <w:rPr>
          <w:rFonts w:ascii="Times New Roman" w:hAnsi="Times New Roman" w:cs="Times New Roman"/>
          <w:color w:val="000000" w:themeColor="text1"/>
          <w:shd w:val="clear" w:color="auto" w:fill="FFFFFF"/>
        </w:rPr>
        <w:fldChar w:fldCharType="separate"/>
      </w:r>
      <w:r w:rsidR="00FD6347" w:rsidRPr="00FD6347">
        <w:rPr>
          <w:rFonts w:ascii="Times New Roman" w:hAnsi="Times New Roman" w:cs="Times New Roman"/>
          <w:noProof/>
          <w:color w:val="000000" w:themeColor="text1"/>
          <w:shd w:val="clear" w:color="auto" w:fill="FFFFFF"/>
        </w:rPr>
        <w:t>(Katz et al. 2021; Watson et al. 2022)</w:t>
      </w:r>
      <w:r w:rsidR="00E414EE">
        <w:rPr>
          <w:rFonts w:ascii="Times New Roman" w:hAnsi="Times New Roman" w:cs="Times New Roman"/>
          <w:color w:val="000000" w:themeColor="text1"/>
          <w:shd w:val="clear" w:color="auto" w:fill="FFFFFF"/>
        </w:rPr>
        <w:fldChar w:fldCharType="end"/>
      </w:r>
      <w:r w:rsidR="006B3111" w:rsidRPr="00BA7E40">
        <w:rPr>
          <w:rFonts w:ascii="Times New Roman" w:hAnsi="Times New Roman" w:cs="Times New Roman"/>
          <w:color w:val="000000" w:themeColor="text1"/>
          <w:shd w:val="clear" w:color="auto" w:fill="FFFFFF"/>
        </w:rPr>
        <w:t xml:space="preserve">. </w:t>
      </w:r>
      <w:r w:rsidR="00B83F5C" w:rsidRPr="00BA7E40">
        <w:rPr>
          <w:rFonts w:ascii="Times New Roman" w:hAnsi="Times New Roman" w:cs="Times New Roman"/>
          <w:color w:val="000000" w:themeColor="text1"/>
          <w:shd w:val="clear" w:color="auto" w:fill="FFFFFF"/>
        </w:rPr>
        <w:t xml:space="preserve">Vaccinating the world serves global interests of protecting </w:t>
      </w:r>
      <w:r w:rsidR="007C15FA" w:rsidRPr="00BA7E40">
        <w:rPr>
          <w:rFonts w:ascii="Times New Roman" w:hAnsi="Times New Roman" w:cs="Times New Roman"/>
          <w:color w:val="000000" w:themeColor="text1"/>
          <w:shd w:val="clear" w:color="auto" w:fill="FFFFFF"/>
        </w:rPr>
        <w:t>each other’s</w:t>
      </w:r>
      <w:r w:rsidR="00B83F5C" w:rsidRPr="00BA7E40">
        <w:rPr>
          <w:rFonts w:ascii="Times New Roman" w:hAnsi="Times New Roman" w:cs="Times New Roman"/>
          <w:color w:val="000000" w:themeColor="text1"/>
          <w:shd w:val="clear" w:color="auto" w:fill="FFFFFF"/>
        </w:rPr>
        <w:t xml:space="preserve"> health, and economy</w:t>
      </w:r>
      <w:r w:rsidR="00341AB3" w:rsidRPr="00BA7E40">
        <w:rPr>
          <w:rFonts w:ascii="Times New Roman" w:hAnsi="Times New Roman" w:cs="Times New Roman"/>
          <w:color w:val="000000" w:themeColor="text1"/>
          <w:shd w:val="clear" w:color="auto" w:fill="FFFFFF"/>
        </w:rPr>
        <w:t xml:space="preserve"> </w:t>
      </w:r>
      <w:r w:rsidR="00341AB3" w:rsidRPr="00BA7E40">
        <w:rPr>
          <w:rFonts w:ascii="Times New Roman" w:hAnsi="Times New Roman" w:cs="Times New Roman"/>
          <w:color w:val="000000" w:themeColor="text1"/>
          <w:shd w:val="clear" w:color="auto" w:fill="FFFFFF"/>
        </w:rPr>
        <w:fldChar w:fldCharType="begin" w:fldLock="1"/>
      </w:r>
      <w:r w:rsidR="00FD6347">
        <w:rPr>
          <w:rFonts w:ascii="Times New Roman" w:hAnsi="Times New Roman" w:cs="Times New Roman"/>
          <w:color w:val="000000" w:themeColor="text1"/>
          <w:shd w:val="clear" w:color="auto" w:fill="FFFFFF"/>
        </w:rPr>
        <w:instrText>ADDIN CSL_CITATION {"citationItems":[{"id":"ITEM-1","itemData":{"DOI":"10.1056/NEJMp2103614","ISSN":"0028-4793","author":[{"dropping-particle":"","family":"Katz","given":"Ingrid T.","non-dropping-particle":"","parse-names":false,"suffix":""},{"dropping-particle":"","family":"Weintraub","given":"Rebecca","non-dropping-particle":"","parse-names":false,"suffix":""},{"dropping-particle":"","family":"Bekker","given":"Linda-Gail","non-dropping-particle":"","parse-names":false,"suffix":""},{"dropping-particle":"","family":"Brandt","given":"Allan M.","non-dropping-particle":"","parse-names":false,"suffix":""}],"container-title":"New England Journal of Medicine","id":"ITEM-1","issue":"14","issued":{"date-parts":[["2021","4","8"]]},"page":"1281-1283","title":"From Vaccine Nationalism to Vaccine Equity — Finding a Path Forward","type":"article-journal","volume":"384"},"uris":["http://www.mendeley.com/documents/?uuid=87cb30fc-8fbf-4129-b90d-7aff28540eed"]}],"mendeley":{"formattedCitation":"(Katz et al. 2021)","plainTextFormattedCitation":"(Katz et al. 2021)","previouslyFormattedCitation":"(Katz et al. 2021)"},"properties":{"noteIndex":0},"schema":"https://github.com/citation-style-language/schema/raw/master/csl-citation.json"}</w:instrText>
      </w:r>
      <w:r w:rsidR="00341AB3" w:rsidRPr="00BA7E40">
        <w:rPr>
          <w:rFonts w:ascii="Times New Roman" w:hAnsi="Times New Roman" w:cs="Times New Roman"/>
          <w:color w:val="000000" w:themeColor="text1"/>
          <w:shd w:val="clear" w:color="auto" w:fill="FFFFFF"/>
        </w:rPr>
        <w:fldChar w:fldCharType="separate"/>
      </w:r>
      <w:r w:rsidR="00FD6347" w:rsidRPr="00FD6347">
        <w:rPr>
          <w:rFonts w:ascii="Times New Roman" w:hAnsi="Times New Roman" w:cs="Times New Roman"/>
          <w:noProof/>
          <w:color w:val="000000" w:themeColor="text1"/>
          <w:shd w:val="clear" w:color="auto" w:fill="FFFFFF"/>
        </w:rPr>
        <w:t>(Katz et al. 2021)</w:t>
      </w:r>
      <w:r w:rsidR="00341AB3" w:rsidRPr="00BA7E40">
        <w:rPr>
          <w:rFonts w:ascii="Times New Roman" w:hAnsi="Times New Roman" w:cs="Times New Roman"/>
          <w:color w:val="000000" w:themeColor="text1"/>
          <w:shd w:val="clear" w:color="auto" w:fill="FFFFFF"/>
        </w:rPr>
        <w:fldChar w:fldCharType="end"/>
      </w:r>
      <w:r w:rsidR="00B83F5C" w:rsidRPr="00BA7E40">
        <w:rPr>
          <w:rFonts w:ascii="Times New Roman" w:hAnsi="Times New Roman" w:cs="Times New Roman"/>
          <w:color w:val="000000" w:themeColor="text1"/>
          <w:shd w:val="clear" w:color="auto" w:fill="FFFFFF"/>
        </w:rPr>
        <w:t xml:space="preserve">. </w:t>
      </w:r>
      <w:r w:rsidR="0044576A" w:rsidRPr="00BA7E40">
        <w:rPr>
          <w:rFonts w:ascii="Times New Roman" w:hAnsi="Times New Roman" w:cs="Times New Roman"/>
          <w:color w:val="000000" w:themeColor="text1"/>
          <w:shd w:val="clear" w:color="auto" w:fill="FFFFFF"/>
        </w:rPr>
        <w:t xml:space="preserve">Our analysis showed a great </w:t>
      </w:r>
      <w:r w:rsidR="00CB30A9">
        <w:rPr>
          <w:rFonts w:ascii="Times New Roman" w:hAnsi="Times New Roman" w:cs="Times New Roman"/>
          <w:color w:val="000000" w:themeColor="text1"/>
          <w:shd w:val="clear" w:color="auto" w:fill="FFFFFF"/>
        </w:rPr>
        <w:t xml:space="preserve">disparity in </w:t>
      </w:r>
      <w:r w:rsidR="0044576A" w:rsidRPr="00BA7E40">
        <w:rPr>
          <w:rFonts w:ascii="Times New Roman" w:hAnsi="Times New Roman" w:cs="Times New Roman"/>
          <w:color w:val="000000" w:themeColor="text1"/>
          <w:shd w:val="clear" w:color="auto" w:fill="FFFFFF"/>
        </w:rPr>
        <w:t xml:space="preserve">vaccine roll out </w:t>
      </w:r>
      <w:r w:rsidR="00CB30A9">
        <w:rPr>
          <w:rFonts w:ascii="Times New Roman" w:hAnsi="Times New Roman" w:cs="Times New Roman"/>
          <w:color w:val="000000" w:themeColor="text1"/>
          <w:shd w:val="clear" w:color="auto" w:fill="FFFFFF"/>
        </w:rPr>
        <w:t xml:space="preserve">between </w:t>
      </w:r>
      <w:r w:rsidR="0044576A" w:rsidRPr="00BA7E40">
        <w:rPr>
          <w:rFonts w:ascii="Times New Roman" w:hAnsi="Times New Roman" w:cs="Times New Roman"/>
          <w:color w:val="000000" w:themeColor="text1"/>
          <w:shd w:val="clear" w:color="auto" w:fill="FFFFFF"/>
        </w:rPr>
        <w:t xml:space="preserve">top vaccinated </w:t>
      </w:r>
      <w:r w:rsidR="00B9311A" w:rsidRPr="00BA7E40">
        <w:rPr>
          <w:rFonts w:ascii="Times New Roman" w:hAnsi="Times New Roman" w:cs="Times New Roman"/>
          <w:color w:val="000000" w:themeColor="text1"/>
          <w:shd w:val="clear" w:color="auto" w:fill="FFFFFF"/>
        </w:rPr>
        <w:t xml:space="preserve">counties </w:t>
      </w:r>
      <w:del w:id="214" w:author="Mohammad Nayeem Hasan" w:date="2023-01-11T19:45:00Z">
        <w:r w:rsidR="00B9311A" w:rsidRPr="00BA7E40" w:rsidDel="00082774">
          <w:rPr>
            <w:rFonts w:ascii="Times New Roman" w:hAnsi="Times New Roman" w:cs="Times New Roman"/>
            <w:color w:val="000000" w:themeColor="text1"/>
            <w:shd w:val="clear" w:color="auto" w:fill="FFFFFF"/>
          </w:rPr>
          <w:delText>(</w:delText>
        </w:r>
        <w:r w:rsidR="00DA1F82" w:rsidRPr="00BA7E40" w:rsidDel="00082774">
          <w:rPr>
            <w:rFonts w:ascii="Times New Roman" w:hAnsi="Times New Roman" w:cs="Times New Roman"/>
            <w:color w:val="000000" w:themeColor="text1"/>
            <w:shd w:val="clear" w:color="auto" w:fill="FFFFFF"/>
          </w:rPr>
          <w:delText xml:space="preserve"> </w:delText>
        </w:r>
        <w:r w:rsidR="00362E5B" w:rsidDel="00082774">
          <w:rPr>
            <w:rFonts w:ascii="Times New Roman" w:hAnsi="Times New Roman" w:cs="Times New Roman"/>
            <w:color w:val="000000" w:themeColor="text1"/>
            <w:shd w:val="clear" w:color="auto" w:fill="FFFFFF"/>
          </w:rPr>
          <w:delText>246</w:delText>
        </w:r>
      </w:del>
      <w:ins w:id="215" w:author="Mohammad Nayeem Hasan" w:date="2023-01-11T19:45:00Z">
        <w:r w:rsidR="00082774" w:rsidRPr="00BA7E40">
          <w:rPr>
            <w:rFonts w:ascii="Times New Roman" w:hAnsi="Times New Roman" w:cs="Times New Roman"/>
            <w:color w:val="000000" w:themeColor="text1"/>
            <w:shd w:val="clear" w:color="auto" w:fill="FFFFFF"/>
          </w:rPr>
          <w:t>(2</w:t>
        </w:r>
      </w:ins>
      <w:ins w:id="216" w:author="Mohammad Nayeem Hasan" w:date="2023-01-11T19:49:00Z">
        <w:r w:rsidR="00082774">
          <w:rPr>
            <w:rFonts w:ascii="Times New Roman" w:hAnsi="Times New Roman" w:cs="Times New Roman"/>
            <w:color w:val="000000" w:themeColor="text1"/>
            <w:shd w:val="clear" w:color="auto" w:fill="FFFFFF"/>
          </w:rPr>
          <w:t>50</w:t>
        </w:r>
      </w:ins>
      <w:r w:rsidR="00362E5B">
        <w:rPr>
          <w:rFonts w:ascii="Times New Roman" w:hAnsi="Times New Roman" w:cs="Times New Roman"/>
          <w:color w:val="000000" w:themeColor="text1"/>
          <w:shd w:val="clear" w:color="auto" w:fill="FFFFFF"/>
        </w:rPr>
        <w:t xml:space="preserve"> </w:t>
      </w:r>
      <w:r w:rsidR="00DA1F82" w:rsidRPr="00BA7E40">
        <w:rPr>
          <w:rFonts w:ascii="Times New Roman" w:hAnsi="Times New Roman" w:cs="Times New Roman"/>
          <w:color w:val="000000" w:themeColor="text1"/>
          <w:shd w:val="clear" w:color="auto" w:fill="FFFFFF"/>
        </w:rPr>
        <w:t xml:space="preserve">doses/100 people) </w:t>
      </w:r>
      <w:r w:rsidR="0044576A" w:rsidRPr="00BA7E40">
        <w:rPr>
          <w:rFonts w:ascii="Times New Roman" w:hAnsi="Times New Roman" w:cs="Times New Roman"/>
          <w:color w:val="000000" w:themeColor="text1"/>
          <w:shd w:val="clear" w:color="auto" w:fill="FFFFFF"/>
        </w:rPr>
        <w:t xml:space="preserve">and </w:t>
      </w:r>
      <w:r w:rsidR="00AC3D97" w:rsidRPr="00BA7E40">
        <w:rPr>
          <w:rFonts w:ascii="Times New Roman" w:hAnsi="Times New Roman" w:cs="Times New Roman"/>
          <w:color w:val="000000" w:themeColor="text1"/>
          <w:shd w:val="clear" w:color="auto" w:fill="FFFFFF"/>
        </w:rPr>
        <w:t>low</w:t>
      </w:r>
      <w:r w:rsidR="00B728EB">
        <w:rPr>
          <w:rFonts w:ascii="Times New Roman" w:hAnsi="Times New Roman" w:cs="Times New Roman"/>
          <w:color w:val="000000" w:themeColor="text1"/>
          <w:shd w:val="clear" w:color="auto" w:fill="FFFFFF"/>
        </w:rPr>
        <w:t>-</w:t>
      </w:r>
      <w:r w:rsidR="00AC3D97" w:rsidRPr="00BA7E40">
        <w:rPr>
          <w:rFonts w:ascii="Times New Roman" w:hAnsi="Times New Roman" w:cs="Times New Roman"/>
          <w:color w:val="000000" w:themeColor="text1"/>
          <w:shd w:val="clear" w:color="auto" w:fill="FFFFFF"/>
        </w:rPr>
        <w:t xml:space="preserve">income </w:t>
      </w:r>
      <w:r w:rsidR="0044576A" w:rsidRPr="00BA7E40">
        <w:rPr>
          <w:rFonts w:ascii="Times New Roman" w:hAnsi="Times New Roman" w:cs="Times New Roman"/>
          <w:color w:val="000000" w:themeColor="text1"/>
          <w:shd w:val="clear" w:color="auto" w:fill="FFFFFF"/>
        </w:rPr>
        <w:t>countries</w:t>
      </w:r>
      <w:r w:rsidR="00F2490D" w:rsidRPr="00BA7E40">
        <w:rPr>
          <w:rFonts w:ascii="Times New Roman" w:hAnsi="Times New Roman" w:cs="Times New Roman"/>
          <w:color w:val="000000" w:themeColor="text1"/>
          <w:shd w:val="clear" w:color="auto" w:fill="FFFFFF"/>
        </w:rPr>
        <w:t xml:space="preserve"> </w:t>
      </w:r>
      <w:r w:rsidR="0044576A" w:rsidRPr="00BA7E40">
        <w:rPr>
          <w:rFonts w:ascii="Times New Roman" w:hAnsi="Times New Roman" w:cs="Times New Roman"/>
          <w:color w:val="000000" w:themeColor="text1"/>
          <w:shd w:val="clear" w:color="auto" w:fill="FFFFFF"/>
        </w:rPr>
        <w:t>(</w:t>
      </w:r>
      <w:proofErr w:type="gramStart"/>
      <w:r w:rsidR="0044576A" w:rsidRPr="00BA7E40">
        <w:rPr>
          <w:rFonts w:ascii="Times New Roman" w:hAnsi="Times New Roman" w:cs="Times New Roman"/>
          <w:color w:val="000000" w:themeColor="text1"/>
          <w:shd w:val="clear" w:color="auto" w:fill="FFFFFF"/>
        </w:rPr>
        <w:t>e.g.</w:t>
      </w:r>
      <w:proofErr w:type="gramEnd"/>
      <w:r w:rsidR="0044576A" w:rsidRPr="00BA7E40">
        <w:rPr>
          <w:rFonts w:ascii="Times New Roman" w:hAnsi="Times New Roman" w:cs="Times New Roman"/>
          <w:color w:val="000000" w:themeColor="text1"/>
          <w:shd w:val="clear" w:color="auto" w:fill="FFFFFF"/>
        </w:rPr>
        <w:t xml:space="preserve"> </w:t>
      </w:r>
      <w:ins w:id="217" w:author="Mohammad Nayeem Hasan" w:date="2023-01-11T19:49:00Z">
        <w:r w:rsidR="00082774">
          <w:rPr>
            <w:rFonts w:ascii="Times New Roman" w:hAnsi="Times New Roman" w:cs="Times New Roman"/>
            <w:color w:val="000000" w:themeColor="text1"/>
            <w:shd w:val="clear" w:color="auto" w:fill="FFFFFF"/>
          </w:rPr>
          <w:t>51</w:t>
        </w:r>
      </w:ins>
      <w:del w:id="218" w:author="Mohammad Nayeem Hasan" w:date="2023-01-11T19:49:00Z">
        <w:r w:rsidR="007B308F" w:rsidDel="00082774">
          <w:rPr>
            <w:rFonts w:ascii="Times New Roman" w:hAnsi="Times New Roman" w:cs="Times New Roman"/>
            <w:color w:val="000000" w:themeColor="text1"/>
            <w:shd w:val="clear" w:color="auto" w:fill="FFFFFF"/>
          </w:rPr>
          <w:delText>43</w:delText>
        </w:r>
      </w:del>
      <w:r w:rsidR="0044576A" w:rsidRPr="00BA7E40">
        <w:rPr>
          <w:rFonts w:ascii="Times New Roman" w:hAnsi="Times New Roman" w:cs="Times New Roman"/>
          <w:color w:val="000000" w:themeColor="text1"/>
          <w:shd w:val="clear" w:color="auto" w:fill="FFFFFF"/>
        </w:rPr>
        <w:t xml:space="preserve"> dose</w:t>
      </w:r>
      <w:r w:rsidR="00AC3D97" w:rsidRPr="00BA7E40">
        <w:rPr>
          <w:rFonts w:ascii="Times New Roman" w:hAnsi="Times New Roman" w:cs="Times New Roman"/>
          <w:color w:val="000000" w:themeColor="text1"/>
          <w:shd w:val="clear" w:color="auto" w:fill="FFFFFF"/>
        </w:rPr>
        <w:t>s</w:t>
      </w:r>
      <w:r w:rsidR="0044576A" w:rsidRPr="00BA7E40">
        <w:rPr>
          <w:rFonts w:ascii="Times New Roman" w:hAnsi="Times New Roman" w:cs="Times New Roman"/>
          <w:color w:val="000000" w:themeColor="text1"/>
          <w:shd w:val="clear" w:color="auto" w:fill="FFFFFF"/>
        </w:rPr>
        <w:t xml:space="preserve">/100 people in </w:t>
      </w:r>
      <w:r w:rsidR="00C27367" w:rsidRPr="00BA7E40">
        <w:rPr>
          <w:rFonts w:ascii="Times New Roman" w:hAnsi="Times New Roman" w:cs="Times New Roman"/>
          <w:color w:val="000000" w:themeColor="text1"/>
          <w:shd w:val="clear" w:color="auto" w:fill="FFFFFF"/>
        </w:rPr>
        <w:t>SSA</w:t>
      </w:r>
      <w:r w:rsidR="00017201">
        <w:rPr>
          <w:rFonts w:ascii="Times New Roman" w:hAnsi="Times New Roman" w:cs="Times New Roman"/>
          <w:color w:val="000000" w:themeColor="text1"/>
          <w:shd w:val="clear" w:color="auto" w:fill="FFFFFF"/>
        </w:rPr>
        <w:t>)</w:t>
      </w:r>
      <w:r w:rsidR="0044576A" w:rsidRPr="00BA7E40">
        <w:rPr>
          <w:rFonts w:ascii="Times New Roman" w:hAnsi="Times New Roman" w:cs="Times New Roman"/>
          <w:color w:val="000000" w:themeColor="text1"/>
          <w:shd w:val="clear" w:color="auto" w:fill="FFFFFF"/>
        </w:rPr>
        <w:t xml:space="preserve"> </w:t>
      </w:r>
      <w:r w:rsidR="00CB30A9">
        <w:rPr>
          <w:rFonts w:ascii="Times New Roman" w:hAnsi="Times New Roman" w:cs="Times New Roman"/>
          <w:color w:val="000000" w:themeColor="text1"/>
          <w:shd w:val="clear" w:color="auto" w:fill="FFFFFF"/>
        </w:rPr>
        <w:t>by</w:t>
      </w:r>
      <w:r w:rsidR="0044576A" w:rsidRPr="00BA7E40">
        <w:rPr>
          <w:rFonts w:ascii="Times New Roman" w:hAnsi="Times New Roman" w:cs="Times New Roman"/>
          <w:color w:val="000000" w:themeColor="text1"/>
          <w:shd w:val="clear" w:color="auto" w:fill="FFFFFF"/>
        </w:rPr>
        <w:t xml:space="preserve"> </w:t>
      </w:r>
      <w:r w:rsidR="00BE3DFE">
        <w:rPr>
          <w:rFonts w:ascii="Times New Roman" w:hAnsi="Times New Roman" w:cs="Times New Roman"/>
          <w:color w:val="000000" w:themeColor="text1"/>
          <w:shd w:val="clear" w:color="auto" w:fill="FFFFFF"/>
        </w:rPr>
        <w:t xml:space="preserve">31 </w:t>
      </w:r>
      <w:ins w:id="219" w:author="Mohammad Nayeem Hasan" w:date="2023-01-11T19:49:00Z">
        <w:r w:rsidR="00082774">
          <w:rPr>
            <w:rFonts w:ascii="Times New Roman" w:hAnsi="Times New Roman" w:cs="Times New Roman"/>
            <w:color w:val="000000" w:themeColor="text1"/>
            <w:shd w:val="clear" w:color="auto" w:fill="FFFFFF"/>
          </w:rPr>
          <w:t>December</w:t>
        </w:r>
      </w:ins>
      <w:del w:id="220" w:author="Mohammad Nayeem Hasan" w:date="2023-01-11T19:49:00Z">
        <w:r w:rsidR="00BE3DFE" w:rsidDel="00082774">
          <w:rPr>
            <w:rFonts w:ascii="Times New Roman" w:hAnsi="Times New Roman" w:cs="Times New Roman"/>
            <w:color w:val="000000" w:themeColor="text1"/>
            <w:shd w:val="clear" w:color="auto" w:fill="FFFFFF"/>
          </w:rPr>
          <w:delText>Aug</w:delText>
        </w:r>
      </w:del>
      <w:r w:rsidR="00816ABE" w:rsidRPr="00BA7E40">
        <w:rPr>
          <w:rFonts w:ascii="Times New Roman" w:hAnsi="Times New Roman" w:cs="Times New Roman"/>
          <w:color w:val="000000" w:themeColor="text1"/>
          <w:shd w:val="clear" w:color="auto" w:fill="FFFFFF"/>
        </w:rPr>
        <w:t xml:space="preserve"> 2022</w:t>
      </w:r>
      <w:r w:rsidR="0044576A" w:rsidRPr="00BA7E40">
        <w:rPr>
          <w:rFonts w:ascii="Times New Roman" w:hAnsi="Times New Roman" w:cs="Times New Roman"/>
          <w:color w:val="000000" w:themeColor="text1"/>
          <w:shd w:val="clear" w:color="auto" w:fill="FFFFFF"/>
        </w:rPr>
        <w:t xml:space="preserve">. </w:t>
      </w:r>
      <w:r w:rsidR="006058B4" w:rsidRPr="00BA7E40">
        <w:rPr>
          <w:rFonts w:ascii="Times New Roman" w:hAnsi="Times New Roman" w:cs="Times New Roman"/>
          <w:color w:val="000000" w:themeColor="text1"/>
          <w:shd w:val="clear" w:color="auto" w:fill="FFFFFF"/>
        </w:rPr>
        <w:t xml:space="preserve">In </w:t>
      </w:r>
      <w:r w:rsidR="009B01CF" w:rsidRPr="00BA7E40">
        <w:rPr>
          <w:rFonts w:ascii="Times New Roman" w:hAnsi="Times New Roman" w:cs="Times New Roman"/>
          <w:color w:val="000000" w:themeColor="text1"/>
          <w:shd w:val="clear" w:color="auto" w:fill="FFFFFF"/>
        </w:rPr>
        <w:t>high</w:t>
      </w:r>
      <w:r w:rsidR="003F6CDB" w:rsidRPr="00BA7E40">
        <w:rPr>
          <w:rFonts w:ascii="Times New Roman" w:hAnsi="Times New Roman" w:cs="Times New Roman"/>
          <w:color w:val="000000" w:themeColor="text1"/>
          <w:shd w:val="clear" w:color="auto" w:fill="FFFFFF"/>
        </w:rPr>
        <w:t>-</w:t>
      </w:r>
      <w:r w:rsidR="009B01CF" w:rsidRPr="00BA7E40">
        <w:rPr>
          <w:rFonts w:ascii="Times New Roman" w:hAnsi="Times New Roman" w:cs="Times New Roman"/>
          <w:color w:val="000000" w:themeColor="text1"/>
          <w:shd w:val="clear" w:color="auto" w:fill="FFFFFF"/>
        </w:rPr>
        <w:t>inc</w:t>
      </w:r>
      <w:r w:rsidR="00CD7D8E" w:rsidRPr="00BA7E40">
        <w:rPr>
          <w:rFonts w:ascii="Times New Roman" w:hAnsi="Times New Roman" w:cs="Times New Roman"/>
          <w:color w:val="000000" w:themeColor="text1"/>
          <w:shd w:val="clear" w:color="auto" w:fill="FFFFFF"/>
        </w:rPr>
        <w:t>o</w:t>
      </w:r>
      <w:r w:rsidR="009B01CF" w:rsidRPr="00BA7E40">
        <w:rPr>
          <w:rFonts w:ascii="Times New Roman" w:hAnsi="Times New Roman" w:cs="Times New Roman"/>
          <w:color w:val="000000" w:themeColor="text1"/>
          <w:shd w:val="clear" w:color="auto" w:fill="FFFFFF"/>
        </w:rPr>
        <w:t>me</w:t>
      </w:r>
      <w:r w:rsidR="006058B4" w:rsidRPr="00BA7E40">
        <w:rPr>
          <w:rFonts w:ascii="Times New Roman" w:hAnsi="Times New Roman" w:cs="Times New Roman"/>
          <w:color w:val="000000" w:themeColor="text1"/>
          <w:shd w:val="clear" w:color="auto" w:fill="FFFFFF"/>
        </w:rPr>
        <w:t xml:space="preserve"> countries</w:t>
      </w:r>
      <w:r w:rsidR="00B728EB">
        <w:rPr>
          <w:rFonts w:ascii="Times New Roman" w:hAnsi="Times New Roman" w:cs="Times New Roman"/>
          <w:color w:val="000000" w:themeColor="text1"/>
          <w:shd w:val="clear" w:color="auto" w:fill="FFFFFF"/>
        </w:rPr>
        <w:t>,</w:t>
      </w:r>
      <w:r w:rsidR="006058B4" w:rsidRPr="00BA7E40">
        <w:rPr>
          <w:rFonts w:ascii="Times New Roman" w:hAnsi="Times New Roman" w:cs="Times New Roman"/>
          <w:color w:val="000000" w:themeColor="text1"/>
          <w:shd w:val="clear" w:color="auto" w:fill="FFFFFF"/>
        </w:rPr>
        <w:t xml:space="preserve"> </w:t>
      </w:r>
      <w:r w:rsidR="00CB30A9">
        <w:rPr>
          <w:rFonts w:ascii="Times New Roman" w:hAnsi="Times New Roman" w:cs="Times New Roman"/>
          <w:color w:val="000000" w:themeColor="text1"/>
          <w:shd w:val="clear" w:color="auto" w:fill="FFFFFF"/>
        </w:rPr>
        <w:t xml:space="preserve">the administration of a </w:t>
      </w:r>
      <w:r w:rsidR="006058B4" w:rsidRPr="00BA7E40">
        <w:rPr>
          <w:rFonts w:ascii="Times New Roman" w:hAnsi="Times New Roman" w:cs="Times New Roman"/>
          <w:color w:val="000000" w:themeColor="text1"/>
          <w:shd w:val="clear" w:color="auto" w:fill="FFFFFF"/>
        </w:rPr>
        <w:t xml:space="preserve">third or even fourth </w:t>
      </w:r>
      <w:r w:rsidR="00CB30A9">
        <w:rPr>
          <w:rFonts w:ascii="Times New Roman" w:hAnsi="Times New Roman" w:cs="Times New Roman"/>
          <w:color w:val="000000" w:themeColor="text1"/>
          <w:shd w:val="clear" w:color="auto" w:fill="FFFFFF"/>
        </w:rPr>
        <w:t xml:space="preserve">COVID-19 vaccine </w:t>
      </w:r>
      <w:r w:rsidR="006058B4" w:rsidRPr="00BA7E40">
        <w:rPr>
          <w:rFonts w:ascii="Times New Roman" w:hAnsi="Times New Roman" w:cs="Times New Roman"/>
          <w:color w:val="000000" w:themeColor="text1"/>
          <w:shd w:val="clear" w:color="auto" w:fill="FFFFFF"/>
        </w:rPr>
        <w:t xml:space="preserve">dose </w:t>
      </w:r>
      <w:r w:rsidR="00CB30A9">
        <w:rPr>
          <w:rFonts w:ascii="Times New Roman" w:hAnsi="Times New Roman" w:cs="Times New Roman"/>
          <w:color w:val="000000" w:themeColor="text1"/>
          <w:shd w:val="clear" w:color="auto" w:fill="FFFFFF"/>
        </w:rPr>
        <w:t xml:space="preserve">is </w:t>
      </w:r>
      <w:r w:rsidR="006058B4" w:rsidRPr="00BA7E40">
        <w:rPr>
          <w:rFonts w:ascii="Times New Roman" w:hAnsi="Times New Roman" w:cs="Times New Roman"/>
          <w:color w:val="000000" w:themeColor="text1"/>
          <w:shd w:val="clear" w:color="auto" w:fill="FFFFFF"/>
        </w:rPr>
        <w:t>ongoing</w:t>
      </w:r>
      <w:r w:rsidR="008709B6" w:rsidRPr="00BA7E40">
        <w:rPr>
          <w:rFonts w:ascii="Times New Roman" w:hAnsi="Times New Roman" w:cs="Times New Roman"/>
          <w:color w:val="000000" w:themeColor="text1"/>
          <w:shd w:val="clear" w:color="auto" w:fill="FFFFFF"/>
        </w:rPr>
        <w:t xml:space="preserve"> </w:t>
      </w:r>
      <w:r w:rsidR="008709B6" w:rsidRPr="00BA7E40">
        <w:rPr>
          <w:rFonts w:ascii="Times New Roman" w:hAnsi="Times New Roman" w:cs="Times New Roman"/>
          <w:color w:val="000000" w:themeColor="text1"/>
          <w:shd w:val="clear" w:color="auto" w:fill="FFFFFF"/>
        </w:rPr>
        <w:lastRenderedPageBreak/>
        <w:fldChar w:fldCharType="begin" w:fldLock="1"/>
      </w:r>
      <w:r w:rsidR="00FD6347">
        <w:rPr>
          <w:rFonts w:ascii="Times New Roman" w:hAnsi="Times New Roman" w:cs="Times New Roman"/>
          <w:color w:val="000000" w:themeColor="text1"/>
          <w:shd w:val="clear" w:color="auto" w:fill="FFFFFF"/>
        </w:rPr>
        <w:instrText>ADDIN CSL_CITATION {"citationItems":[{"id":"ITEM-1","itemData":{"DOI":"10.1136/bmj.o30","ISSN":"1756-1833","author":[{"dropping-particle":"","family":"Iacobucci","given":"Gareth","non-dropping-particle":"","parse-names":false,"suffix":""}],"container-title":"BMJ","id":"ITEM-1","issued":{"date-parts":[["2022","1","7"]]},"page":"o30","title":"Covid-19: Fourth vaccine doses—who needs them and why?","type":"article-journal"},"uris":["http://www.mendeley.com/documents/?uuid=548183f6-35bf-486b-852c-3d760a2ec59e"]}],"mendeley":{"formattedCitation":"(Iacobucci 2022)","plainTextFormattedCitation":"(Iacobucci 2022)","previouslyFormattedCitation":"(Iacobucci 2022)"},"properties":{"noteIndex":0},"schema":"https://github.com/citation-style-language/schema/raw/master/csl-citation.json"}</w:instrText>
      </w:r>
      <w:r w:rsidR="008709B6" w:rsidRPr="00BA7E40">
        <w:rPr>
          <w:rFonts w:ascii="Times New Roman" w:hAnsi="Times New Roman" w:cs="Times New Roman"/>
          <w:color w:val="000000" w:themeColor="text1"/>
          <w:shd w:val="clear" w:color="auto" w:fill="FFFFFF"/>
        </w:rPr>
        <w:fldChar w:fldCharType="separate"/>
      </w:r>
      <w:r w:rsidR="00FD6347" w:rsidRPr="00FD6347">
        <w:rPr>
          <w:rFonts w:ascii="Times New Roman" w:hAnsi="Times New Roman" w:cs="Times New Roman"/>
          <w:noProof/>
          <w:color w:val="000000" w:themeColor="text1"/>
          <w:shd w:val="clear" w:color="auto" w:fill="FFFFFF"/>
        </w:rPr>
        <w:t>(Iacobucci 2022)</w:t>
      </w:r>
      <w:r w:rsidR="008709B6" w:rsidRPr="00BA7E40">
        <w:rPr>
          <w:rFonts w:ascii="Times New Roman" w:hAnsi="Times New Roman" w:cs="Times New Roman"/>
          <w:color w:val="000000" w:themeColor="text1"/>
          <w:shd w:val="clear" w:color="auto" w:fill="FFFFFF"/>
        </w:rPr>
        <w:fldChar w:fldCharType="end"/>
      </w:r>
      <w:r w:rsidR="006058B4" w:rsidRPr="00BA7E40">
        <w:rPr>
          <w:rFonts w:ascii="Times New Roman" w:hAnsi="Times New Roman" w:cs="Times New Roman"/>
          <w:color w:val="000000" w:themeColor="text1"/>
          <w:shd w:val="clear" w:color="auto" w:fill="FFFFFF"/>
        </w:rPr>
        <w:t xml:space="preserve"> whereas more than </w:t>
      </w:r>
      <w:r w:rsidR="00816ABE">
        <w:rPr>
          <w:rFonts w:ascii="Times New Roman" w:hAnsi="Times New Roman" w:cs="Times New Roman"/>
          <w:color w:val="000000" w:themeColor="text1"/>
          <w:shd w:val="clear" w:color="auto" w:fill="FFFFFF"/>
        </w:rPr>
        <w:t>6</w:t>
      </w:r>
      <w:r w:rsidR="00816ABE" w:rsidRPr="00BA7E40">
        <w:rPr>
          <w:rFonts w:ascii="Times New Roman" w:hAnsi="Times New Roman" w:cs="Times New Roman"/>
          <w:color w:val="000000" w:themeColor="text1"/>
          <w:shd w:val="clear" w:color="auto" w:fill="FFFFFF"/>
        </w:rPr>
        <w:t xml:space="preserve">0% </w:t>
      </w:r>
      <w:r w:rsidR="00B728EB">
        <w:rPr>
          <w:rFonts w:ascii="Times New Roman" w:hAnsi="Times New Roman" w:cs="Times New Roman"/>
          <w:color w:val="000000" w:themeColor="text1"/>
          <w:shd w:val="clear" w:color="auto" w:fill="FFFFFF"/>
        </w:rPr>
        <w:t xml:space="preserve">of </w:t>
      </w:r>
      <w:r w:rsidR="00CB30A9">
        <w:rPr>
          <w:rFonts w:ascii="Times New Roman" w:hAnsi="Times New Roman" w:cs="Times New Roman"/>
          <w:color w:val="000000" w:themeColor="text1"/>
          <w:shd w:val="clear" w:color="auto" w:fill="FFFFFF"/>
        </w:rPr>
        <w:t xml:space="preserve">the population </w:t>
      </w:r>
      <w:r w:rsidR="006058B4" w:rsidRPr="00BA7E40">
        <w:rPr>
          <w:rFonts w:ascii="Times New Roman" w:hAnsi="Times New Roman" w:cs="Times New Roman"/>
          <w:color w:val="000000" w:themeColor="text1"/>
          <w:shd w:val="clear" w:color="auto" w:fill="FFFFFF"/>
        </w:rPr>
        <w:t xml:space="preserve">in </w:t>
      </w:r>
      <w:r w:rsidR="007C5B90" w:rsidRPr="00BA7E40">
        <w:rPr>
          <w:rFonts w:ascii="Times New Roman" w:hAnsi="Times New Roman" w:cs="Times New Roman"/>
          <w:color w:val="000000" w:themeColor="text1"/>
          <w:shd w:val="clear" w:color="auto" w:fill="FFFFFF"/>
        </w:rPr>
        <w:t>SSA</w:t>
      </w:r>
      <w:r w:rsidR="006058B4" w:rsidRPr="00BA7E40">
        <w:rPr>
          <w:rFonts w:ascii="Times New Roman" w:hAnsi="Times New Roman" w:cs="Times New Roman"/>
          <w:color w:val="000000" w:themeColor="text1"/>
          <w:shd w:val="clear" w:color="auto" w:fill="FFFFFF"/>
        </w:rPr>
        <w:t xml:space="preserve"> </w:t>
      </w:r>
      <w:r w:rsidR="00CB30A9">
        <w:rPr>
          <w:rFonts w:ascii="Times New Roman" w:hAnsi="Times New Roman" w:cs="Times New Roman"/>
          <w:color w:val="000000" w:themeColor="text1"/>
          <w:shd w:val="clear" w:color="auto" w:fill="FFFFFF"/>
        </w:rPr>
        <w:t xml:space="preserve">have not yet received </w:t>
      </w:r>
      <w:r w:rsidR="006058B4" w:rsidRPr="00BA7E40">
        <w:rPr>
          <w:rFonts w:ascii="Times New Roman" w:hAnsi="Times New Roman" w:cs="Times New Roman"/>
          <w:color w:val="000000" w:themeColor="text1"/>
          <w:shd w:val="clear" w:color="auto" w:fill="FFFFFF"/>
        </w:rPr>
        <w:t xml:space="preserve">a </w:t>
      </w:r>
      <w:r w:rsidR="00EC5B66" w:rsidRPr="00BA7E40">
        <w:rPr>
          <w:rFonts w:ascii="Times New Roman" w:hAnsi="Times New Roman" w:cs="Times New Roman"/>
          <w:color w:val="000000" w:themeColor="text1"/>
          <w:shd w:val="clear" w:color="auto" w:fill="FFFFFF"/>
        </w:rPr>
        <w:t xml:space="preserve">single </w:t>
      </w:r>
      <w:r w:rsidR="006058B4" w:rsidRPr="00BA7E40">
        <w:rPr>
          <w:rFonts w:ascii="Times New Roman" w:hAnsi="Times New Roman" w:cs="Times New Roman"/>
          <w:color w:val="000000" w:themeColor="text1"/>
          <w:shd w:val="clear" w:color="auto" w:fill="FFFFFF"/>
        </w:rPr>
        <w:t>dose of vaccine</w:t>
      </w:r>
      <w:r w:rsidR="00B678BD">
        <w:rPr>
          <w:rFonts w:ascii="Times New Roman" w:hAnsi="Times New Roman" w:cs="Times New Roman"/>
          <w:color w:val="000000" w:themeColor="text1"/>
          <w:shd w:val="clear" w:color="auto" w:fill="FFFFFF"/>
        </w:rPr>
        <w:t xml:space="preserve"> (as of </w:t>
      </w:r>
      <w:r w:rsidR="00B24DBB">
        <w:rPr>
          <w:rFonts w:ascii="Times New Roman" w:hAnsi="Times New Roman" w:cs="Times New Roman"/>
          <w:color w:val="000000" w:themeColor="text1"/>
          <w:shd w:val="clear" w:color="auto" w:fill="FFFFFF"/>
        </w:rPr>
        <w:t xml:space="preserve">31 </w:t>
      </w:r>
      <w:del w:id="221" w:author="Mohammad Nayeem Hasan" w:date="2023-01-11T19:49:00Z">
        <w:r w:rsidR="00B24DBB" w:rsidDel="00082774">
          <w:rPr>
            <w:rFonts w:ascii="Times New Roman" w:hAnsi="Times New Roman" w:cs="Times New Roman"/>
            <w:color w:val="000000" w:themeColor="text1"/>
            <w:shd w:val="clear" w:color="auto" w:fill="FFFFFF"/>
          </w:rPr>
          <w:delText>Aug</w:delText>
        </w:r>
        <w:r w:rsidR="00816ABE" w:rsidDel="00082774">
          <w:rPr>
            <w:rFonts w:ascii="Times New Roman" w:hAnsi="Times New Roman" w:cs="Times New Roman"/>
            <w:color w:val="000000" w:themeColor="text1"/>
            <w:shd w:val="clear" w:color="auto" w:fill="FFFFFF"/>
          </w:rPr>
          <w:delText xml:space="preserve"> </w:delText>
        </w:r>
      </w:del>
      <w:ins w:id="222" w:author="Mohammad Nayeem Hasan" w:date="2023-01-11T19:49:00Z">
        <w:r w:rsidR="00082774">
          <w:rPr>
            <w:rFonts w:ascii="Times New Roman" w:hAnsi="Times New Roman" w:cs="Times New Roman"/>
            <w:color w:val="000000" w:themeColor="text1"/>
            <w:shd w:val="clear" w:color="auto" w:fill="FFFFFF"/>
          </w:rPr>
          <w:t xml:space="preserve">December </w:t>
        </w:r>
      </w:ins>
      <w:r w:rsidR="00816ABE">
        <w:rPr>
          <w:rFonts w:ascii="Times New Roman" w:hAnsi="Times New Roman" w:cs="Times New Roman"/>
          <w:color w:val="000000" w:themeColor="text1"/>
          <w:shd w:val="clear" w:color="auto" w:fill="FFFFFF"/>
        </w:rPr>
        <w:t>2022</w:t>
      </w:r>
      <w:r w:rsidR="00B678BD">
        <w:rPr>
          <w:rFonts w:ascii="Times New Roman" w:hAnsi="Times New Roman" w:cs="Times New Roman"/>
          <w:color w:val="000000" w:themeColor="text1"/>
          <w:shd w:val="clear" w:color="auto" w:fill="FFFFFF"/>
        </w:rPr>
        <w:t>)</w:t>
      </w:r>
      <w:r w:rsidR="006058B4" w:rsidRPr="00BA7E40">
        <w:rPr>
          <w:rFonts w:ascii="Times New Roman" w:hAnsi="Times New Roman" w:cs="Times New Roman"/>
          <w:color w:val="000000" w:themeColor="text1"/>
          <w:shd w:val="clear" w:color="auto" w:fill="FFFFFF"/>
        </w:rPr>
        <w:t xml:space="preserve">. </w:t>
      </w:r>
    </w:p>
    <w:p w14:paraId="72D2AF98" w14:textId="77777777" w:rsidR="0086003B" w:rsidRPr="00BA7E40" w:rsidRDefault="0086003B" w:rsidP="00E8439F">
      <w:pPr>
        <w:spacing w:after="0" w:line="480" w:lineRule="auto"/>
        <w:rPr>
          <w:rFonts w:ascii="Times New Roman" w:hAnsi="Times New Roman" w:cs="Times New Roman"/>
          <w:shd w:val="clear" w:color="auto" w:fill="FFFFFF"/>
        </w:rPr>
      </w:pPr>
    </w:p>
    <w:p w14:paraId="6E365184" w14:textId="67BA6431" w:rsidR="008524B2" w:rsidRPr="00BA7E40" w:rsidRDefault="007D6466" w:rsidP="00E8439F">
      <w:pPr>
        <w:spacing w:after="0" w:line="480" w:lineRule="auto"/>
        <w:rPr>
          <w:rFonts w:ascii="Times New Roman" w:hAnsi="Times New Roman" w:cs="Times New Roman"/>
        </w:rPr>
      </w:pPr>
      <w:r w:rsidRPr="00BA7E40">
        <w:rPr>
          <w:rFonts w:ascii="Times New Roman" w:hAnsi="Times New Roman" w:cs="Times New Roman"/>
        </w:rPr>
        <w:t xml:space="preserve">We found </w:t>
      </w:r>
      <w:r w:rsidR="002A4789" w:rsidRPr="00BA7E40">
        <w:rPr>
          <w:rFonts w:ascii="Times New Roman" w:hAnsi="Times New Roman" w:cs="Times New Roman"/>
        </w:rPr>
        <w:t>COVID-19 vaccination, stringency index</w:t>
      </w:r>
      <w:r w:rsidR="00B728EB">
        <w:rPr>
          <w:rFonts w:ascii="Times New Roman" w:hAnsi="Times New Roman" w:cs="Times New Roman"/>
        </w:rPr>
        <w:t>,</w:t>
      </w:r>
      <w:r w:rsidR="002A4789" w:rsidRPr="00BA7E40">
        <w:rPr>
          <w:rFonts w:ascii="Times New Roman" w:hAnsi="Times New Roman" w:cs="Times New Roman"/>
        </w:rPr>
        <w:t xml:space="preserve"> and GDP as significantly associated with </w:t>
      </w:r>
      <w:r w:rsidR="00B95A44">
        <w:rPr>
          <w:rFonts w:ascii="Times New Roman" w:hAnsi="Times New Roman" w:cs="Times New Roman"/>
        </w:rPr>
        <w:t xml:space="preserve">the </w:t>
      </w:r>
      <w:r w:rsidR="002A4789" w:rsidRPr="00BA7E40">
        <w:rPr>
          <w:rFonts w:ascii="Times New Roman" w:hAnsi="Times New Roman" w:cs="Times New Roman"/>
        </w:rPr>
        <w:t xml:space="preserve">reduction of </w:t>
      </w:r>
      <w:proofErr w:type="spellStart"/>
      <w:r w:rsidR="008E352F" w:rsidRPr="00BA7E40">
        <w:rPr>
          <w:rFonts w:ascii="Times New Roman" w:hAnsi="Times New Roman" w:cs="Times New Roman"/>
        </w:rPr>
        <w:t>rCFR</w:t>
      </w:r>
      <w:proofErr w:type="spellEnd"/>
      <w:r w:rsidR="008E352F" w:rsidRPr="00BA7E40">
        <w:rPr>
          <w:rFonts w:ascii="Times New Roman" w:hAnsi="Times New Roman" w:cs="Times New Roman"/>
        </w:rPr>
        <w:t xml:space="preserve"> of COVID-19. </w:t>
      </w:r>
      <w:r w:rsidR="00802C49" w:rsidRPr="00BA7E40">
        <w:rPr>
          <w:rFonts w:ascii="Times New Roman" w:hAnsi="Times New Roman" w:cs="Times New Roman"/>
        </w:rPr>
        <w:t xml:space="preserve">The major vaccines (mRNA, or adenovirus vectored) </w:t>
      </w:r>
      <w:r w:rsidR="00CB30A9">
        <w:rPr>
          <w:rFonts w:ascii="Times New Roman" w:hAnsi="Times New Roman" w:cs="Times New Roman"/>
        </w:rPr>
        <w:t xml:space="preserve">have </w:t>
      </w:r>
      <w:r w:rsidR="00B728EB">
        <w:rPr>
          <w:rFonts w:ascii="Times New Roman" w:hAnsi="Times New Roman" w:cs="Times New Roman"/>
        </w:rPr>
        <w:t xml:space="preserve">all </w:t>
      </w:r>
      <w:r w:rsidR="00CB30A9">
        <w:rPr>
          <w:rFonts w:ascii="Times New Roman" w:hAnsi="Times New Roman" w:cs="Times New Roman"/>
        </w:rPr>
        <w:t xml:space="preserve">been found to be </w:t>
      </w:r>
      <w:r w:rsidR="00802C49" w:rsidRPr="00BA7E40">
        <w:rPr>
          <w:rFonts w:ascii="Times New Roman" w:hAnsi="Times New Roman" w:cs="Times New Roman"/>
        </w:rPr>
        <w:t xml:space="preserve">highly effective in reducing </w:t>
      </w:r>
      <w:r w:rsidR="006476B8" w:rsidRPr="00BA7E40">
        <w:rPr>
          <w:rFonts w:ascii="Times New Roman" w:hAnsi="Times New Roman" w:cs="Times New Roman"/>
        </w:rPr>
        <w:t xml:space="preserve">hospital admission and </w:t>
      </w:r>
      <w:r w:rsidR="00802C49" w:rsidRPr="00BA7E40">
        <w:rPr>
          <w:rFonts w:ascii="Times New Roman" w:hAnsi="Times New Roman" w:cs="Times New Roman"/>
        </w:rPr>
        <w:t xml:space="preserve">death, even though some of the vaccines were not </w:t>
      </w:r>
      <w:r w:rsidR="006476B8" w:rsidRPr="00BA7E40">
        <w:rPr>
          <w:rFonts w:ascii="Times New Roman" w:hAnsi="Times New Roman" w:cs="Times New Roman"/>
        </w:rPr>
        <w:t xml:space="preserve">very </w:t>
      </w:r>
      <w:r w:rsidR="00802C49" w:rsidRPr="00BA7E40">
        <w:rPr>
          <w:rFonts w:ascii="Times New Roman" w:hAnsi="Times New Roman" w:cs="Times New Roman"/>
        </w:rPr>
        <w:t>effective in limiting the infection</w:t>
      </w:r>
      <w:r w:rsidR="00D3677C" w:rsidRPr="00BA7E40">
        <w:rPr>
          <w:rFonts w:ascii="Times New Roman" w:hAnsi="Times New Roman" w:cs="Times New Roman"/>
        </w:rPr>
        <w:t xml:space="preserve"> </w:t>
      </w:r>
      <w:r w:rsidR="00D3677C" w:rsidRPr="00BA7E40">
        <w:rPr>
          <w:rFonts w:ascii="Times New Roman" w:hAnsi="Times New Roman" w:cs="Times New Roman"/>
        </w:rPr>
        <w:fldChar w:fldCharType="begin" w:fldLock="1"/>
      </w:r>
      <w:r w:rsidR="00FD6347">
        <w:rPr>
          <w:rFonts w:ascii="Times New Roman" w:hAnsi="Times New Roman" w:cs="Times New Roman"/>
        </w:rPr>
        <w:instrText>ADDIN CSL_CITATION {"citationItems":[{"id":"ITEM-1","itemData":{"DOI":"https://doi.org/10.1101/2022.01.05.22268782","author":[{"dropping-particle":"","family":"Altarawneh","given":"Heba","non-dropping-particle":"","parse-names":false,"suffix":""},{"dropping-particle":"","family":"Chemaitelly","given":"Hiam","non-dropping-particle":"","parse-names":false,"suffix":""},{"dropping-particle":"","family":"Tang","given":"Patrick","non-dropping-particle":"","parse-names":false,"suffix":""},{"dropping-particle":"","family":"R","given":"Mohammad Hasan","non-dropping-particle":"","parse-names":false,"suffix":""},{"dropping-particle":"","family":"Abu-Raddad","given":"Laith J.","non-dropping-particle":"","parse-names":false,"suffix":""}],"container-title":"medrXiv","id":"ITEM-1","issued":{"date-parts":[["2022"]]},"title":"Protection afforded by prior infection against SARS-CoV-2 reinfection with the Omicron variant","type":"article-journal","volume":"https://do"},"uris":["http://www.mendeley.com/documents/?uuid=65a73ce4-a9e8-4aaf-bfa2-4fdb17adc9c9"]}],"mendeley":{"formattedCitation":"(Altarawneh et al. 2022)","plainTextFormattedCitation":"(Altarawneh et al. 2022)","previouslyFormattedCitation":"(Altarawneh et al. 2022)"},"properties":{"noteIndex":0},"schema":"https://github.com/citation-style-language/schema/raw/master/csl-citation.json"}</w:instrText>
      </w:r>
      <w:r w:rsidR="00D3677C" w:rsidRPr="00BA7E40">
        <w:rPr>
          <w:rFonts w:ascii="Times New Roman" w:hAnsi="Times New Roman" w:cs="Times New Roman"/>
        </w:rPr>
        <w:fldChar w:fldCharType="separate"/>
      </w:r>
      <w:r w:rsidR="00FD6347" w:rsidRPr="00FD6347">
        <w:rPr>
          <w:rFonts w:ascii="Times New Roman" w:hAnsi="Times New Roman" w:cs="Times New Roman"/>
          <w:noProof/>
        </w:rPr>
        <w:t>(Altarawneh et al. 2022)</w:t>
      </w:r>
      <w:r w:rsidR="00D3677C" w:rsidRPr="00BA7E40">
        <w:rPr>
          <w:rFonts w:ascii="Times New Roman" w:hAnsi="Times New Roman" w:cs="Times New Roman"/>
        </w:rPr>
        <w:fldChar w:fldCharType="end"/>
      </w:r>
      <w:r w:rsidR="00802C49" w:rsidRPr="00BA7E40">
        <w:rPr>
          <w:rFonts w:ascii="Times New Roman" w:hAnsi="Times New Roman" w:cs="Times New Roman"/>
        </w:rPr>
        <w:t xml:space="preserve">. </w:t>
      </w:r>
      <w:r w:rsidR="0048042F" w:rsidRPr="00BA7E40">
        <w:rPr>
          <w:rFonts w:ascii="Times New Roman" w:hAnsi="Times New Roman" w:cs="Times New Roman"/>
        </w:rPr>
        <w:t xml:space="preserve">Thus, the vaccine rollout helped </w:t>
      </w:r>
      <w:r w:rsidR="00096593" w:rsidRPr="00BA7E40">
        <w:rPr>
          <w:rFonts w:ascii="Times New Roman" w:hAnsi="Times New Roman" w:cs="Times New Roman"/>
        </w:rPr>
        <w:t>high-income</w:t>
      </w:r>
      <w:r w:rsidR="0048042F" w:rsidRPr="00BA7E40">
        <w:rPr>
          <w:rFonts w:ascii="Times New Roman" w:hAnsi="Times New Roman" w:cs="Times New Roman"/>
        </w:rPr>
        <w:t xml:space="preserve"> countries quickly reduc</w:t>
      </w:r>
      <w:r w:rsidR="008C65C4">
        <w:rPr>
          <w:rFonts w:ascii="Times New Roman" w:hAnsi="Times New Roman" w:cs="Times New Roman"/>
        </w:rPr>
        <w:t>e</w:t>
      </w:r>
      <w:r w:rsidR="0048042F" w:rsidRPr="00BA7E40">
        <w:rPr>
          <w:rFonts w:ascii="Times New Roman" w:hAnsi="Times New Roman" w:cs="Times New Roman"/>
        </w:rPr>
        <w:t xml:space="preserve"> the burden of </w:t>
      </w:r>
      <w:r w:rsidR="00223FEE" w:rsidRPr="00BA7E40">
        <w:rPr>
          <w:rFonts w:ascii="Times New Roman" w:hAnsi="Times New Roman" w:cs="Times New Roman"/>
        </w:rPr>
        <w:t>patients</w:t>
      </w:r>
      <w:r w:rsidR="0048042F" w:rsidRPr="00BA7E40">
        <w:rPr>
          <w:rFonts w:ascii="Times New Roman" w:hAnsi="Times New Roman" w:cs="Times New Roman"/>
        </w:rPr>
        <w:t xml:space="preserve"> in </w:t>
      </w:r>
      <w:r w:rsidR="00223FEE" w:rsidRPr="00BA7E40">
        <w:rPr>
          <w:rFonts w:ascii="Times New Roman" w:hAnsi="Times New Roman" w:cs="Times New Roman"/>
        </w:rPr>
        <w:t xml:space="preserve">hospitals </w:t>
      </w:r>
      <w:r w:rsidR="002B22CF" w:rsidRPr="00BA7E40">
        <w:rPr>
          <w:rFonts w:ascii="Times New Roman" w:hAnsi="Times New Roman" w:cs="Times New Roman"/>
        </w:rPr>
        <w:t xml:space="preserve">limiting </w:t>
      </w:r>
      <w:r w:rsidR="00513A26" w:rsidRPr="00BA7E40">
        <w:rPr>
          <w:rFonts w:ascii="Times New Roman" w:hAnsi="Times New Roman" w:cs="Times New Roman"/>
        </w:rPr>
        <w:t>COVID-19</w:t>
      </w:r>
      <w:r w:rsidR="005A59B8">
        <w:rPr>
          <w:rFonts w:ascii="Times New Roman" w:hAnsi="Times New Roman" w:cs="Times New Roman"/>
        </w:rPr>
        <w:t xml:space="preserve"> fatalities</w:t>
      </w:r>
      <w:r w:rsidR="00513A26" w:rsidRPr="00BA7E40">
        <w:rPr>
          <w:rFonts w:ascii="Times New Roman" w:hAnsi="Times New Roman" w:cs="Times New Roman"/>
        </w:rPr>
        <w:t xml:space="preserve">. However, </w:t>
      </w:r>
      <w:r w:rsidR="00E4045F">
        <w:rPr>
          <w:rFonts w:ascii="Times New Roman" w:hAnsi="Times New Roman" w:cs="Times New Roman"/>
        </w:rPr>
        <w:t xml:space="preserve">in </w:t>
      </w:r>
      <w:r w:rsidR="00513A26" w:rsidRPr="00BA7E40">
        <w:rPr>
          <w:rFonts w:ascii="Times New Roman" w:hAnsi="Times New Roman" w:cs="Times New Roman"/>
        </w:rPr>
        <w:t xml:space="preserve">the rest of the world where vaccine rollout is still </w:t>
      </w:r>
      <w:r w:rsidR="0000389F">
        <w:rPr>
          <w:rFonts w:ascii="Times New Roman" w:hAnsi="Times New Roman" w:cs="Times New Roman"/>
        </w:rPr>
        <w:t xml:space="preserve">far from </w:t>
      </w:r>
      <w:r w:rsidR="002F06F7">
        <w:rPr>
          <w:rFonts w:ascii="Times New Roman" w:hAnsi="Times New Roman" w:cs="Times New Roman"/>
        </w:rPr>
        <w:t xml:space="preserve">reaching </w:t>
      </w:r>
      <w:r w:rsidR="0000389F">
        <w:rPr>
          <w:rFonts w:ascii="Times New Roman" w:hAnsi="Times New Roman" w:cs="Times New Roman"/>
        </w:rPr>
        <w:t xml:space="preserve">a satisfactory level </w:t>
      </w:r>
      <w:r w:rsidR="00513A26" w:rsidRPr="00BA7E40">
        <w:rPr>
          <w:rFonts w:ascii="Times New Roman" w:hAnsi="Times New Roman" w:cs="Times New Roman"/>
        </w:rPr>
        <w:t>(70-8</w:t>
      </w:r>
      <w:r w:rsidR="00997620">
        <w:rPr>
          <w:rFonts w:ascii="Times New Roman" w:hAnsi="Times New Roman" w:cs="Times New Roman"/>
        </w:rPr>
        <w:t>5</w:t>
      </w:r>
      <w:r w:rsidR="00513A26" w:rsidRPr="00BA7E40">
        <w:rPr>
          <w:rFonts w:ascii="Times New Roman" w:hAnsi="Times New Roman" w:cs="Times New Roman"/>
        </w:rPr>
        <w:t xml:space="preserve">% </w:t>
      </w:r>
      <w:r w:rsidR="00606A50">
        <w:rPr>
          <w:rFonts w:ascii="Times New Roman" w:hAnsi="Times New Roman" w:cs="Times New Roman"/>
        </w:rPr>
        <w:t xml:space="preserve">of </w:t>
      </w:r>
      <w:r w:rsidR="00513A26" w:rsidRPr="00BA7E40">
        <w:rPr>
          <w:rFonts w:ascii="Times New Roman" w:hAnsi="Times New Roman" w:cs="Times New Roman"/>
        </w:rPr>
        <w:t>people receiving full doses of vaccines)</w:t>
      </w:r>
      <w:ins w:id="223" w:author="Mohammad Nayeem Hasan" w:date="2023-01-11T19:50:00Z">
        <w:r w:rsidR="00082774">
          <w:rPr>
            <w:rFonts w:ascii="Times New Roman" w:hAnsi="Times New Roman" w:cs="Times New Roman"/>
          </w:rPr>
          <w:t xml:space="preserve"> </w:t>
        </w:r>
      </w:ins>
      <w:r w:rsidR="00E74A11">
        <w:rPr>
          <w:rFonts w:ascii="Times New Roman" w:hAnsi="Times New Roman" w:cs="Times New Roman"/>
        </w:rPr>
        <w:fldChar w:fldCharType="begin" w:fldLock="1"/>
      </w:r>
      <w:r w:rsidR="00FD6347">
        <w:rPr>
          <w:rFonts w:ascii="Times New Roman" w:hAnsi="Times New Roman" w:cs="Times New Roman"/>
        </w:rPr>
        <w:instrText>ADDIN CSL_CITATION {"citationItems":[{"id":"ITEM-1","itemData":{"DOI":"10.1056/NEJMp2103614","ISSN":"0028-4793","author":[{"dropping-particle":"","family":"Katz","given":"Ingrid T.","non-dropping-particle":"","parse-names":false,"suffix":""},{"dropping-particle":"","family":"Weintraub","given":"Rebecca","non-dropping-particle":"","parse-names":false,"suffix":""},{"dropping-particle":"","family":"Bekker","given":"Linda-Gail","non-dropping-particle":"","parse-names":false,"suffix":""},{"dropping-particle":"","family":"Brandt","given":"Allan M.","non-dropping-particle":"","parse-names":false,"suffix":""}],"container-title":"New England Journal of Medicine","id":"ITEM-1","issue":"14","issued":{"date-parts":[["2021","4","8"]]},"page":"1281-1283","title":"From Vaccine Nationalism to Vaccine Equity — Finding a Path Forward","type":"article-journal","volume":"384"},"uris":["http://www.mendeley.com/documents/?uuid=87cb30fc-8fbf-4129-b90d-7aff28540eed"]}],"mendeley":{"formattedCitation":"(Katz et al. 2021)","plainTextFormattedCitation":"(Katz et al. 2021)","previouslyFormattedCitation":"(Katz et al. 2021)"},"properties":{"noteIndex":0},"schema":"https://github.com/citation-style-language/schema/raw/master/csl-citation.json"}</w:instrText>
      </w:r>
      <w:r w:rsidR="00E74A11">
        <w:rPr>
          <w:rFonts w:ascii="Times New Roman" w:hAnsi="Times New Roman" w:cs="Times New Roman"/>
        </w:rPr>
        <w:fldChar w:fldCharType="separate"/>
      </w:r>
      <w:r w:rsidR="00FD6347" w:rsidRPr="00FD6347">
        <w:rPr>
          <w:rFonts w:ascii="Times New Roman" w:hAnsi="Times New Roman" w:cs="Times New Roman"/>
          <w:noProof/>
        </w:rPr>
        <w:t>(Katz et al. 2021)</w:t>
      </w:r>
      <w:r w:rsidR="00E74A11">
        <w:rPr>
          <w:rFonts w:ascii="Times New Roman" w:hAnsi="Times New Roman" w:cs="Times New Roman"/>
        </w:rPr>
        <w:fldChar w:fldCharType="end"/>
      </w:r>
      <w:r w:rsidR="00F800DE">
        <w:rPr>
          <w:rFonts w:ascii="Times New Roman" w:hAnsi="Times New Roman" w:cs="Times New Roman"/>
        </w:rPr>
        <w:t>,</w:t>
      </w:r>
      <w:r w:rsidR="00D52153" w:rsidRPr="00BA7E40">
        <w:rPr>
          <w:rFonts w:ascii="Times New Roman" w:hAnsi="Times New Roman" w:cs="Times New Roman"/>
        </w:rPr>
        <w:t xml:space="preserve"> the case-fatality ra</w:t>
      </w:r>
      <w:r w:rsidR="009B5987">
        <w:rPr>
          <w:rFonts w:ascii="Times New Roman" w:hAnsi="Times New Roman" w:cs="Times New Roman"/>
        </w:rPr>
        <w:t>tio</w:t>
      </w:r>
      <w:r w:rsidR="00D52153" w:rsidRPr="00BA7E40">
        <w:rPr>
          <w:rFonts w:ascii="Times New Roman" w:hAnsi="Times New Roman" w:cs="Times New Roman"/>
        </w:rPr>
        <w:t xml:space="preserve"> has not declined </w:t>
      </w:r>
      <w:r w:rsidR="002F06F7">
        <w:rPr>
          <w:rFonts w:ascii="Times New Roman" w:hAnsi="Times New Roman" w:cs="Times New Roman"/>
        </w:rPr>
        <w:t xml:space="preserve">markedly in comparison to </w:t>
      </w:r>
      <w:r w:rsidR="00296F46" w:rsidRPr="00BA7E40">
        <w:rPr>
          <w:rFonts w:ascii="Times New Roman" w:hAnsi="Times New Roman" w:cs="Times New Roman"/>
        </w:rPr>
        <w:t>the top vaccinated</w:t>
      </w:r>
      <w:r w:rsidR="00D52153" w:rsidRPr="00BA7E40">
        <w:rPr>
          <w:rFonts w:ascii="Times New Roman" w:hAnsi="Times New Roman" w:cs="Times New Roman"/>
        </w:rPr>
        <w:t xml:space="preserve"> </w:t>
      </w:r>
      <w:r w:rsidR="00296F46" w:rsidRPr="00BA7E40">
        <w:rPr>
          <w:rFonts w:ascii="Times New Roman" w:hAnsi="Times New Roman" w:cs="Times New Roman"/>
        </w:rPr>
        <w:t>countries</w:t>
      </w:r>
      <w:r w:rsidR="00513A26" w:rsidRPr="00BA7E40">
        <w:rPr>
          <w:rFonts w:ascii="Times New Roman" w:hAnsi="Times New Roman" w:cs="Times New Roman"/>
        </w:rPr>
        <w:t xml:space="preserve">. </w:t>
      </w:r>
      <w:r w:rsidR="008867A2">
        <w:rPr>
          <w:rFonts w:ascii="Times New Roman" w:hAnsi="Times New Roman" w:cs="Times New Roman"/>
        </w:rPr>
        <w:t xml:space="preserve">On the other hand, the results from different surveys suggest that in many SSA countries, </w:t>
      </w:r>
      <w:r w:rsidR="003239EC">
        <w:rPr>
          <w:rFonts w:ascii="Times New Roman" w:hAnsi="Times New Roman" w:cs="Times New Roman"/>
        </w:rPr>
        <w:t xml:space="preserve">the </w:t>
      </w:r>
      <w:r w:rsidR="001220B7" w:rsidRPr="00BA7E40">
        <w:rPr>
          <w:rFonts w:ascii="Times New Roman" w:hAnsi="Times New Roman" w:cs="Times New Roman"/>
        </w:rPr>
        <w:t xml:space="preserve">natural </w:t>
      </w:r>
      <w:r w:rsidR="00CD3F29">
        <w:rPr>
          <w:rFonts w:ascii="Times New Roman" w:hAnsi="Times New Roman" w:cs="Times New Roman"/>
        </w:rPr>
        <w:t xml:space="preserve">immunity </w:t>
      </w:r>
      <w:r w:rsidR="001220B7" w:rsidRPr="00BA7E40">
        <w:rPr>
          <w:rFonts w:ascii="Times New Roman" w:hAnsi="Times New Roman" w:cs="Times New Roman"/>
        </w:rPr>
        <w:t xml:space="preserve">had reached a state </w:t>
      </w:r>
      <w:r w:rsidR="002F06F7">
        <w:rPr>
          <w:rFonts w:ascii="Times New Roman" w:hAnsi="Times New Roman" w:cs="Times New Roman"/>
        </w:rPr>
        <w:t>where it is limiting spread</w:t>
      </w:r>
      <w:r w:rsidR="001220B7" w:rsidRPr="00BA7E40">
        <w:rPr>
          <w:rFonts w:ascii="Times New Roman" w:hAnsi="Times New Roman" w:cs="Times New Roman"/>
        </w:rPr>
        <w:t xml:space="preserve"> and reduc</w:t>
      </w:r>
      <w:r w:rsidR="002F06F7">
        <w:rPr>
          <w:rFonts w:ascii="Times New Roman" w:hAnsi="Times New Roman" w:cs="Times New Roman"/>
        </w:rPr>
        <w:t>ing</w:t>
      </w:r>
      <w:r w:rsidR="001220B7" w:rsidRPr="00BA7E40">
        <w:rPr>
          <w:rFonts w:ascii="Times New Roman" w:hAnsi="Times New Roman" w:cs="Times New Roman"/>
        </w:rPr>
        <w:t xml:space="preserve"> the overall burden of the pandemic</w:t>
      </w:r>
      <w:r w:rsidR="00C20741" w:rsidRPr="00BA7E40">
        <w:rPr>
          <w:rFonts w:ascii="Times New Roman" w:hAnsi="Times New Roman" w:cs="Times New Roman"/>
        </w:rPr>
        <w:t xml:space="preserve"> </w:t>
      </w:r>
      <w:r w:rsidR="00C20741" w:rsidRPr="00BA7E40">
        <w:rPr>
          <w:rFonts w:ascii="Times New Roman" w:hAnsi="Times New Roman" w:cs="Times New Roman"/>
        </w:rPr>
        <w:fldChar w:fldCharType="begin" w:fldLock="1"/>
      </w:r>
      <w:r w:rsidR="00FD6347">
        <w:rPr>
          <w:rFonts w:ascii="Times New Roman" w:hAnsi="Times New Roman" w:cs="Times New Roman"/>
        </w:rPr>
        <w:instrText>ADDIN CSL_CITATION {"citationItems":[{"id":"ITEM-1","itemData":{"DOI":"10.4269/ajtmh.20-1526","ISSN":"0002-9637","abstract":"Among 359 healthcare workers (HCW) employed in Panzi General Referral Hospital located in Bukavu in the Democratic Republic of Congo, 148 (41.2%) tested positive for SARS-CoV-2 antibodies. Thirty-three (22.3%) of the 148 personnel with positive serology reported symptoms evoking a prior COVID-19 illness. None of the infected HCWs reported COVID-related hospitalization, and all of them recovered. Our findings indicate high and underestimated circulation of SARS-CoV-2 within the Bukavu area.","author":[{"dropping-particle":"","family":"Mukwege","given":"Denis","non-dropping-particle":"","parse-names":false,"suffix":""},{"dropping-particle":"","family":"Byabene","given":"Aline Kusinza","non-dropping-particle":"","parse-names":false,"suffix":""},{"dropping-particle":"","family":"Akonkwa","given":"Eric Mungu","non-dropping-particle":"","parse-names":false,"suffix":""},{"dropping-particle":"","family":"Dahma","given":"Hafid","non-dropping-particle":"","parse-names":false,"suffix":""},{"dropping-particle":"","family":"Dauby","given":"Nicolas","non-dropping-particle":"","parse-names":false,"suffix":""},{"dropping-particle":"","family":"Cikwanine Buhendwa","given":"Jean-Paul","non-dropping-particle":"","parse-names":false,"suffix":""},{"dropping-particle":"","family":"Coadou","given":"Anne","non-dropping-particle":"Le","parse-names":false,"suffix":""},{"dropping-particle":"","family":"Montesinos","given":"Isabel","non-dropping-particle":"","parse-names":false,"suffix":""},{"dropping-particle":"","family":"Bruyneel","given":"Marie","non-dropping-particle":"","parse-names":false,"suffix":""},{"dropping-particle":"","family":"Cadière","given":"Guy-Bernard","non-dropping-particle":"","parse-names":false,"suffix":""},{"dropping-particle":"","family":"Vandenberg","given":"Olivier","non-dropping-particle":"","parse-names":false,"suffix":""},{"dropping-particle":"","family":"Laethem","given":"Yves","non-dropping-particle":"Van","parse-names":false,"suffix":""}],"container-title":"The American Journal of Tropical Medicine and Hygiene","id":"ITEM-1","issue":"4","issued":{"date-parts":[["2021","4","7"]]},"page":"1526-1530","title":"High SARS-CoV-2 Seroprevalence in Healthcare Workers in Bukavu, Eastern Democratic Republic of Congo","type":"article-journal","volume":"104"},"uris":["http://www.mendeley.com/documents/?uuid=d0232cb6-c83d-49d6-9541-1cd854a76698"]}],"mendeley":{"formattedCitation":"(Mukwege et al. 2021)","plainTextFormattedCitation":"(Mukwege et al. 2021)","previouslyFormattedCitation":"(Mukwege et al. 2021)"},"properties":{"noteIndex":0},"schema":"https://github.com/citation-style-language/schema/raw/master/csl-citation.json"}</w:instrText>
      </w:r>
      <w:r w:rsidR="00C20741" w:rsidRPr="00BA7E40">
        <w:rPr>
          <w:rFonts w:ascii="Times New Roman" w:hAnsi="Times New Roman" w:cs="Times New Roman"/>
        </w:rPr>
        <w:fldChar w:fldCharType="separate"/>
      </w:r>
      <w:r w:rsidR="00FD6347" w:rsidRPr="00FD6347">
        <w:rPr>
          <w:rFonts w:ascii="Times New Roman" w:hAnsi="Times New Roman" w:cs="Times New Roman"/>
          <w:noProof/>
        </w:rPr>
        <w:t>(Mukwege et al. 2021)</w:t>
      </w:r>
      <w:r w:rsidR="00C20741" w:rsidRPr="00BA7E40">
        <w:rPr>
          <w:rFonts w:ascii="Times New Roman" w:hAnsi="Times New Roman" w:cs="Times New Roman"/>
        </w:rPr>
        <w:fldChar w:fldCharType="end"/>
      </w:r>
      <w:bookmarkStart w:id="224" w:name="_Hlk93317012"/>
      <w:r w:rsidR="001220B7" w:rsidRPr="00BA7E40">
        <w:rPr>
          <w:rFonts w:ascii="Times New Roman" w:hAnsi="Times New Roman" w:cs="Times New Roman"/>
        </w:rPr>
        <w:t xml:space="preserve">. </w:t>
      </w:r>
      <w:r w:rsidR="00072740" w:rsidRPr="00BA7E40">
        <w:rPr>
          <w:rFonts w:ascii="Times New Roman" w:hAnsi="Times New Roman" w:cs="Times New Roman"/>
        </w:rPr>
        <w:t xml:space="preserve">In the </w:t>
      </w:r>
      <w:r w:rsidR="007E4ECA" w:rsidRPr="00BA7E40">
        <w:rPr>
          <w:rFonts w:ascii="Times New Roman" w:hAnsi="Times New Roman" w:cs="Times New Roman"/>
        </w:rPr>
        <w:t xml:space="preserve">Republic of Congo 66% </w:t>
      </w:r>
      <w:r w:rsidR="001E152B">
        <w:rPr>
          <w:rFonts w:ascii="Times New Roman" w:hAnsi="Times New Roman" w:cs="Times New Roman"/>
        </w:rPr>
        <w:t xml:space="preserve">of </w:t>
      </w:r>
      <w:r w:rsidR="007E4ECA" w:rsidRPr="00BA7E40">
        <w:rPr>
          <w:rFonts w:ascii="Times New Roman" w:hAnsi="Times New Roman" w:cs="Times New Roman"/>
        </w:rPr>
        <w:t xml:space="preserve">people </w:t>
      </w:r>
      <w:r w:rsidR="006C29AF" w:rsidRPr="00BA7E40">
        <w:rPr>
          <w:rFonts w:ascii="Times New Roman" w:hAnsi="Times New Roman" w:cs="Times New Roman"/>
        </w:rPr>
        <w:t xml:space="preserve">in Brazzaville </w:t>
      </w:r>
      <w:r w:rsidR="00504123" w:rsidRPr="00BA7E40">
        <w:rPr>
          <w:rFonts w:ascii="Times New Roman" w:hAnsi="Times New Roman" w:cs="Times New Roman"/>
        </w:rPr>
        <w:fldChar w:fldCharType="begin" w:fldLock="1"/>
      </w:r>
      <w:r w:rsidR="00FD6347">
        <w:rPr>
          <w:rFonts w:ascii="Times New Roman" w:hAnsi="Times New Roman" w:cs="Times New Roman"/>
        </w:rPr>
        <w:instrText>ADDIN CSL_CITATION {"citationItems":[{"id":"ITEM-1","itemData":{"author":[{"dropping-particle":"","family":"Ingoba","given":"Line Lobaba","non-dropping-particle":"","parse-names":false,"suffix":""},{"dropping-particle":"","family":"Ntoumi","given":"Francine","non-dropping-particle":"","parse-names":false,"suffix":""}],"container-title":"EDCTP Forum","id":"ITEM-1","issued":{"date-parts":[["2021"]]},"publisher-place":"Maputo, Mozambique","title":"Seroprevalence of SARS-CoV-2 among residents of Brazzaville, the Republic of Congo","type":"paper-conference"},"uris":["http://www.mendeley.com/documents/?uuid=71332d8e-3c21-40e7-a1a5-ad7290c42949"]}],"mendeley":{"formattedCitation":"(Ingoba and Ntoumi 2021)","plainTextFormattedCitation":"(Ingoba and Ntoumi 2021)","previouslyFormattedCitation":"(Ingoba and Ntoumi 2021)"},"properties":{"noteIndex":0},"schema":"https://github.com/citation-style-language/schema/raw/master/csl-citation.json"}</w:instrText>
      </w:r>
      <w:r w:rsidR="00504123" w:rsidRPr="00BA7E40">
        <w:rPr>
          <w:rFonts w:ascii="Times New Roman" w:hAnsi="Times New Roman" w:cs="Times New Roman"/>
        </w:rPr>
        <w:fldChar w:fldCharType="separate"/>
      </w:r>
      <w:r w:rsidR="00FD6347" w:rsidRPr="00FD6347">
        <w:rPr>
          <w:rFonts w:ascii="Times New Roman" w:hAnsi="Times New Roman" w:cs="Times New Roman"/>
          <w:noProof/>
        </w:rPr>
        <w:t>(Ingoba and Ntoumi 2021)</w:t>
      </w:r>
      <w:r w:rsidR="00504123" w:rsidRPr="00BA7E40">
        <w:rPr>
          <w:rFonts w:ascii="Times New Roman" w:hAnsi="Times New Roman" w:cs="Times New Roman"/>
        </w:rPr>
        <w:fldChar w:fldCharType="end"/>
      </w:r>
      <w:bookmarkEnd w:id="224"/>
      <w:r w:rsidR="00B048FF" w:rsidRPr="00BA7E40">
        <w:rPr>
          <w:rFonts w:ascii="Times New Roman" w:hAnsi="Times New Roman" w:cs="Times New Roman"/>
        </w:rPr>
        <w:t xml:space="preserve"> </w:t>
      </w:r>
      <w:r w:rsidR="00072740" w:rsidRPr="00BA7E40">
        <w:rPr>
          <w:rFonts w:ascii="Times New Roman" w:hAnsi="Times New Roman" w:cs="Times New Roman"/>
        </w:rPr>
        <w:t>in Malawi</w:t>
      </w:r>
      <w:r w:rsidR="001E152B">
        <w:rPr>
          <w:rFonts w:ascii="Times New Roman" w:hAnsi="Times New Roman" w:cs="Times New Roman"/>
        </w:rPr>
        <w:t>,</w:t>
      </w:r>
      <w:r w:rsidR="00B048FF" w:rsidRPr="00BA7E40">
        <w:rPr>
          <w:rFonts w:ascii="Times New Roman" w:hAnsi="Times New Roman" w:cs="Times New Roman"/>
        </w:rPr>
        <w:t xml:space="preserve"> 64.9% </w:t>
      </w:r>
      <w:r w:rsidR="001E152B">
        <w:rPr>
          <w:rFonts w:ascii="Times New Roman" w:hAnsi="Times New Roman" w:cs="Times New Roman"/>
        </w:rPr>
        <w:t xml:space="preserve">of </w:t>
      </w:r>
      <w:r w:rsidR="00B048FF" w:rsidRPr="00BA7E40">
        <w:rPr>
          <w:rFonts w:ascii="Times New Roman" w:hAnsi="Times New Roman" w:cs="Times New Roman"/>
        </w:rPr>
        <w:t>blood donors</w:t>
      </w:r>
      <w:r w:rsidR="00CD295C" w:rsidRPr="00BA7E40">
        <w:rPr>
          <w:rFonts w:ascii="Times New Roman" w:hAnsi="Times New Roman" w:cs="Times New Roman"/>
        </w:rPr>
        <w:t xml:space="preserve"> </w:t>
      </w:r>
      <w:r w:rsidR="00CD295C" w:rsidRPr="00BA7E40">
        <w:rPr>
          <w:rFonts w:ascii="Times New Roman" w:hAnsi="Times New Roman" w:cs="Times New Roman"/>
        </w:rPr>
        <w:fldChar w:fldCharType="begin" w:fldLock="1"/>
      </w:r>
      <w:r w:rsidR="00FD6347">
        <w:rPr>
          <w:rFonts w:ascii="Times New Roman" w:hAnsi="Times New Roman" w:cs="Times New Roman"/>
        </w:rPr>
        <w:instrText>ADDIN CSL_CITATION {"citationItems":[{"id":"ITEM-1","itemData":{"DOI":"10.1186/s12916-021-02187-y","ISSN":"1741-7015","author":[{"dropping-particle":"","family":"Mandolo","given":"Jonathan","non-dropping-particle":"","parse-names":false,"suffix":""},{"dropping-particle":"","family":"Msefula","given":"Jacquline","non-dropping-particle":"","parse-names":false,"suffix":""},{"dropping-particle":"","family":"Henrion","given":"Marc Y. R.","non-dropping-particle":"","parse-names":false,"suffix":""},{"dropping-particle":"","family":"Brown","given":"Comfort","non-dropping-particle":"","parse-names":false,"suffix":""},{"dropping-particle":"","family":"Moyo","given":"Brewster","non-dropping-particle":"","parse-names":false,"suffix":""},{"dropping-particle":"","family":"Samon","given":"Aubrey","non-dropping-particle":"","parse-names":false,"suffix":""},{"dropping-particle":"","family":"Moyo-Gwete","given":"Thandeka","non-dropping-particle":"","parse-names":false,"suffix":""},{"dropping-particle":"","family":"Makhado","given":"Zanele","non-dropping-particle":"","parse-names":false,"suffix":""},{"dropping-particle":"","family":"Ayres","given":"Frances","non-dropping-particle":"","parse-names":false,"suffix":""},{"dropping-particle":"","family":"Motlou","given":"Thopisang","non-dropping-particle":"","parse-names":false,"suffix":""},{"dropping-particle":"","family":"Mzindle","given":"Nonkululeko","non-dropping-particle":"","parse-names":false,"suffix":""},{"dropping-particle":"","family":"Kalata","given":"Newton","non-dropping-particle":"","parse-names":false,"suffix":""},{"dropping-particle":"","family":"Muula","given":"Adamson S.","non-dropping-particle":"","parse-names":false,"suffix":""},{"dropping-particle":"","family":"Kwatra","given":"Gaurav","non-dropping-particle":"","parse-names":false,"suffix":""},{"dropping-particle":"","family":"Nsamala","given":"Natasha","non-dropping-particle":"","parse-names":false,"suffix":""},{"dropping-particle":"","family":"Likaka","given":"Andrew","non-dropping-particle":"","parse-names":false,"suffix":""},{"dropping-particle":"","family":"Mfune","given":"Thom","non-dropping-particle":"","parse-names":false,"suffix":""},{"dropping-particle":"","family":"Moore","given":"Penny L.","non-dropping-particle":"","parse-names":false,"suffix":""},{"dropping-particle":"","family":"Mbaya","given":"Bridon","non-dropping-particle":"","parse-names":false,"suffix":""},{"dropping-particle":"","family":"French","given":"Neil","non-dropping-particle":"","parse-names":false,"suffix":""},{"dropping-particle":"","family":"Heyderman","given":"Robert S.","non-dropping-particle":"","parse-names":false,"suffix":""},{"dropping-particle":"","family":"Swarthout","given":"Todd","non-dropping-particle":"","parse-names":false,"suffix":""},{"dropping-particle":"","family":"Jambo","given":"Kondwani C.","non-dropping-particle":"","parse-names":false,"suffix":""}],"container-title":"BMC Medicine","id":"ITEM-1","issue":"1","issued":{"date-parts":[["2021","12","19"]]},"page":"303","title":"SARS-CoV-2 exposure in Malawian blood donors: an analysis of seroprevalence and variant dynamics between January 2020 and July 2021","type":"article-journal","volume":"19"},"uris":["http://www.mendeley.com/documents/?uuid=5d15770c-8ef8-4e66-ba60-738704e5a64d"]}],"mendeley":{"formattedCitation":"(Mandolo et al. 2021)","plainTextFormattedCitation":"(Mandolo et al. 2021)","previouslyFormattedCitation":"(Mandolo et al. 2021)"},"properties":{"noteIndex":0},"schema":"https://github.com/citation-style-language/schema/raw/master/csl-citation.json"}</w:instrText>
      </w:r>
      <w:r w:rsidR="00CD295C" w:rsidRPr="00BA7E40">
        <w:rPr>
          <w:rFonts w:ascii="Times New Roman" w:hAnsi="Times New Roman" w:cs="Times New Roman"/>
        </w:rPr>
        <w:fldChar w:fldCharType="separate"/>
      </w:r>
      <w:r w:rsidR="00FD6347" w:rsidRPr="00FD6347">
        <w:rPr>
          <w:rFonts w:ascii="Times New Roman" w:hAnsi="Times New Roman" w:cs="Times New Roman"/>
          <w:noProof/>
        </w:rPr>
        <w:t>(Mandolo et al. 2021)</w:t>
      </w:r>
      <w:r w:rsidR="00CD295C" w:rsidRPr="00BA7E40">
        <w:rPr>
          <w:rFonts w:ascii="Times New Roman" w:hAnsi="Times New Roman" w:cs="Times New Roman"/>
        </w:rPr>
        <w:fldChar w:fldCharType="end"/>
      </w:r>
      <w:r w:rsidR="00342741" w:rsidRPr="00BA7E40">
        <w:rPr>
          <w:rFonts w:ascii="Times New Roman" w:hAnsi="Times New Roman" w:cs="Times New Roman"/>
        </w:rPr>
        <w:t xml:space="preserve"> </w:t>
      </w:r>
      <w:r w:rsidR="00072740" w:rsidRPr="00BA7E40">
        <w:rPr>
          <w:rFonts w:ascii="Times New Roman" w:hAnsi="Times New Roman" w:cs="Times New Roman"/>
        </w:rPr>
        <w:t xml:space="preserve">and </w:t>
      </w:r>
      <w:r w:rsidR="00342741" w:rsidRPr="00BA7E40">
        <w:rPr>
          <w:rFonts w:ascii="Times New Roman" w:hAnsi="Times New Roman" w:cs="Times New Roman"/>
        </w:rPr>
        <w:t xml:space="preserve">in </w:t>
      </w:r>
      <w:r w:rsidR="00B6774F">
        <w:rPr>
          <w:rFonts w:ascii="Times New Roman" w:hAnsi="Times New Roman" w:cs="Times New Roman"/>
        </w:rPr>
        <w:t xml:space="preserve">the </w:t>
      </w:r>
      <w:r w:rsidR="00342741" w:rsidRPr="00BA7E40">
        <w:rPr>
          <w:rFonts w:ascii="Times New Roman" w:hAnsi="Times New Roman" w:cs="Times New Roman"/>
        </w:rPr>
        <w:t>Central African Republic</w:t>
      </w:r>
      <w:r w:rsidR="00072740" w:rsidRPr="00BA7E40">
        <w:rPr>
          <w:rFonts w:ascii="Times New Roman" w:hAnsi="Times New Roman" w:cs="Times New Roman"/>
        </w:rPr>
        <w:t xml:space="preserve">, </w:t>
      </w:r>
      <w:r w:rsidR="00342741" w:rsidRPr="00BA7E40">
        <w:rPr>
          <w:rFonts w:ascii="Times New Roman" w:hAnsi="Times New Roman" w:cs="Times New Roman"/>
        </w:rPr>
        <w:t>74</w:t>
      </w:r>
      <w:r w:rsidR="00D35F6B" w:rsidRPr="00BA7E40">
        <w:rPr>
          <w:rFonts w:ascii="Times New Roman" w:hAnsi="Times New Roman" w:cs="Times New Roman"/>
        </w:rPr>
        <w:t>%</w:t>
      </w:r>
      <w:r w:rsidR="00342741" w:rsidRPr="00BA7E40">
        <w:rPr>
          <w:rFonts w:ascii="Times New Roman" w:hAnsi="Times New Roman" w:cs="Times New Roman"/>
        </w:rPr>
        <w:t xml:space="preserve"> </w:t>
      </w:r>
      <w:r w:rsidR="001E152B">
        <w:rPr>
          <w:rFonts w:ascii="Times New Roman" w:hAnsi="Times New Roman" w:cs="Times New Roman"/>
        </w:rPr>
        <w:t xml:space="preserve">of </w:t>
      </w:r>
      <w:r w:rsidR="00342741" w:rsidRPr="00BA7E40">
        <w:rPr>
          <w:rFonts w:ascii="Times New Roman" w:hAnsi="Times New Roman" w:cs="Times New Roman"/>
        </w:rPr>
        <w:t>community residents ha</w:t>
      </w:r>
      <w:r w:rsidR="002F06F7">
        <w:rPr>
          <w:rFonts w:ascii="Times New Roman" w:hAnsi="Times New Roman" w:cs="Times New Roman"/>
        </w:rPr>
        <w:t xml:space="preserve">ve been found to have </w:t>
      </w:r>
      <w:r w:rsidR="00342741" w:rsidRPr="00BA7E40">
        <w:rPr>
          <w:rFonts w:ascii="Times New Roman" w:hAnsi="Times New Roman" w:cs="Times New Roman"/>
        </w:rPr>
        <w:t xml:space="preserve">antibodies to SARS-CoV-2 </w:t>
      </w:r>
      <w:r w:rsidR="00342741" w:rsidRPr="00BA7E40">
        <w:rPr>
          <w:rFonts w:ascii="Times New Roman" w:hAnsi="Times New Roman" w:cs="Times New Roman"/>
        </w:rPr>
        <w:fldChar w:fldCharType="begin" w:fldLock="1"/>
      </w:r>
      <w:r w:rsidR="00FD6347">
        <w:rPr>
          <w:rFonts w:ascii="Times New Roman" w:hAnsi="Times New Roman" w:cs="Times New Roman"/>
        </w:rPr>
        <w:instrText>ADDIN CSL_CITATION {"citationItems":[{"id":"ITEM-1","itemData":{"DOI":"https://doi.org/10.1101/2021.11.18.21266496","author":[{"dropping-particle":"","family":"Alexandre","given":"Manirakiza","non-dropping-particle":"","parse-names":false,"suffix":""},{"dropping-particle":"","family":"Christian","given":"Malaka","non-dropping-particle":"","parse-names":false,"suffix":""},{"dropping-particle":"","family":"Brice","given":"Martial Yambiyo","non-dropping-particle":"","parse-names":false,"suffix":""},{"dropping-particle":"","family":"Henri","given":"Saint-Calver Diemer","non-dropping-particle":"","parse-names":false,"suffix":""},{"dropping-particle":"","family":"Dieu","given":"Longo Jean de Joella","non-dropping-particle":"","parse-names":false,"suffix":""},{"dropping-particle":"","family":"Darnycka","given":"Belizaire Marie Roseline","non-dropping-particle":"","parse-names":false,"suffix":""},{"dropping-particle":"","family":"Emmanuel","given":"Nakoune","non-dropping-particle":"","parse-names":false,"suffix":""}],"container-title":"medXiv","id":"ITEM-1","issued":{"date-parts":[["2021"]]},"page":"Available at: https://doi.org/10.1101/2021.11.18.2","title":"Very high relative seroprevalence of anti-SARS-CoV-2 antibodies among communities in Bangui, Central African Republic","type":"article-journal","volume":"Nov 21"},"uris":["http://www.mendeley.com/documents/?uuid=7d2d676d-e611-4895-8e14-3e5e89517bc7"]}],"mendeley":{"formattedCitation":"(Alexandre et al. 2021)","plainTextFormattedCitation":"(Alexandre et al. 2021)","previouslyFormattedCitation":"(Alexandre et al. 2021)"},"properties":{"noteIndex":0},"schema":"https://github.com/citation-style-language/schema/raw/master/csl-citation.json"}</w:instrText>
      </w:r>
      <w:r w:rsidR="00342741" w:rsidRPr="00BA7E40">
        <w:rPr>
          <w:rFonts w:ascii="Times New Roman" w:hAnsi="Times New Roman" w:cs="Times New Roman"/>
        </w:rPr>
        <w:fldChar w:fldCharType="separate"/>
      </w:r>
      <w:r w:rsidR="00FD6347" w:rsidRPr="00FD6347">
        <w:rPr>
          <w:rFonts w:ascii="Times New Roman" w:hAnsi="Times New Roman" w:cs="Times New Roman"/>
          <w:noProof/>
        </w:rPr>
        <w:t>(Alexandre et al. 2021)</w:t>
      </w:r>
      <w:r w:rsidR="00342741" w:rsidRPr="00BA7E40">
        <w:rPr>
          <w:rFonts w:ascii="Times New Roman" w:hAnsi="Times New Roman" w:cs="Times New Roman"/>
        </w:rPr>
        <w:fldChar w:fldCharType="end"/>
      </w:r>
      <w:r w:rsidR="00CD295C" w:rsidRPr="00BA7E40">
        <w:rPr>
          <w:rFonts w:ascii="Times New Roman" w:hAnsi="Times New Roman" w:cs="Times New Roman"/>
        </w:rPr>
        <w:t>.</w:t>
      </w:r>
      <w:r w:rsidR="00757647">
        <w:rPr>
          <w:rFonts w:ascii="Times New Roman" w:hAnsi="Times New Roman" w:cs="Times New Roman"/>
        </w:rPr>
        <w:t xml:space="preserve"> </w:t>
      </w:r>
      <w:r w:rsidR="007C1C9C">
        <w:rPr>
          <w:rFonts w:ascii="Times New Roman" w:hAnsi="Times New Roman" w:cs="Times New Roman"/>
        </w:rPr>
        <w:t xml:space="preserve">The </w:t>
      </w:r>
      <w:r w:rsidR="00210D62">
        <w:rPr>
          <w:rFonts w:ascii="Times New Roman" w:hAnsi="Times New Roman" w:cs="Times New Roman"/>
        </w:rPr>
        <w:t>c</w:t>
      </w:r>
      <w:r w:rsidR="00B32B6A" w:rsidRPr="00BA7E40">
        <w:rPr>
          <w:rFonts w:ascii="Times New Roman" w:hAnsi="Times New Roman" w:cs="Times New Roman"/>
        </w:rPr>
        <w:t>ountry</w:t>
      </w:r>
      <w:r w:rsidR="00A9681E" w:rsidRPr="00BA7E40">
        <w:rPr>
          <w:rFonts w:ascii="Times New Roman" w:hAnsi="Times New Roman" w:cs="Times New Roman"/>
        </w:rPr>
        <w:t xml:space="preserve">’s </w:t>
      </w:r>
      <w:r w:rsidR="00B32B6A" w:rsidRPr="00BA7E40">
        <w:rPr>
          <w:rFonts w:ascii="Times New Roman" w:hAnsi="Times New Roman" w:cs="Times New Roman"/>
        </w:rPr>
        <w:t xml:space="preserve">GDP is another indicator associated with </w:t>
      </w:r>
      <w:r w:rsidR="0053151F">
        <w:rPr>
          <w:rFonts w:ascii="Times New Roman" w:hAnsi="Times New Roman" w:cs="Times New Roman"/>
        </w:rPr>
        <w:t xml:space="preserve">the </w:t>
      </w:r>
      <w:r w:rsidR="00B32B6A" w:rsidRPr="00BA7E40">
        <w:rPr>
          <w:rFonts w:ascii="Times New Roman" w:hAnsi="Times New Roman" w:cs="Times New Roman"/>
        </w:rPr>
        <w:t xml:space="preserve">reduction of </w:t>
      </w:r>
      <w:r w:rsidR="009C34E1" w:rsidRPr="00BA7E40">
        <w:rPr>
          <w:rFonts w:ascii="Times New Roman" w:hAnsi="Times New Roman" w:cs="Times New Roman"/>
        </w:rPr>
        <w:t xml:space="preserve">COVID-19 </w:t>
      </w:r>
      <w:proofErr w:type="spellStart"/>
      <w:r w:rsidR="00974911">
        <w:rPr>
          <w:rFonts w:ascii="Times New Roman" w:hAnsi="Times New Roman" w:cs="Times New Roman"/>
        </w:rPr>
        <w:t>r</w:t>
      </w:r>
      <w:r w:rsidR="009C34E1" w:rsidRPr="00BA7E40">
        <w:rPr>
          <w:rFonts w:ascii="Times New Roman" w:hAnsi="Times New Roman" w:cs="Times New Roman"/>
        </w:rPr>
        <w:t>CFR</w:t>
      </w:r>
      <w:proofErr w:type="spellEnd"/>
      <w:r w:rsidR="009C34E1" w:rsidRPr="00BA7E40">
        <w:rPr>
          <w:rFonts w:ascii="Times New Roman" w:hAnsi="Times New Roman" w:cs="Times New Roman"/>
        </w:rPr>
        <w:t xml:space="preserve">. </w:t>
      </w:r>
      <w:r w:rsidR="007B248D" w:rsidRPr="00BA7E40">
        <w:rPr>
          <w:rFonts w:ascii="Times New Roman" w:hAnsi="Times New Roman" w:cs="Times New Roman"/>
        </w:rPr>
        <w:t xml:space="preserve">Countries </w:t>
      </w:r>
      <w:r w:rsidR="00A9681E" w:rsidRPr="00BA7E40">
        <w:rPr>
          <w:rFonts w:ascii="Times New Roman" w:hAnsi="Times New Roman" w:cs="Times New Roman"/>
        </w:rPr>
        <w:t>with higher national income</w:t>
      </w:r>
      <w:r w:rsidR="000A20E9" w:rsidRPr="00BA7E40">
        <w:rPr>
          <w:rFonts w:ascii="Times New Roman" w:hAnsi="Times New Roman" w:cs="Times New Roman"/>
        </w:rPr>
        <w:t xml:space="preserve"> deployed vaccines at a faster rate</w:t>
      </w:r>
      <w:r w:rsidR="00FF2823">
        <w:rPr>
          <w:rFonts w:ascii="Times New Roman" w:hAnsi="Times New Roman" w:cs="Times New Roman"/>
        </w:rPr>
        <w:t>,</w:t>
      </w:r>
      <w:r w:rsidR="000A20E9" w:rsidRPr="00BA7E40">
        <w:rPr>
          <w:rFonts w:ascii="Times New Roman" w:hAnsi="Times New Roman" w:cs="Times New Roman"/>
        </w:rPr>
        <w:t xml:space="preserve"> which </w:t>
      </w:r>
      <w:r w:rsidR="000520DD" w:rsidRPr="00BA7E40">
        <w:rPr>
          <w:rFonts w:ascii="Times New Roman" w:hAnsi="Times New Roman" w:cs="Times New Roman"/>
        </w:rPr>
        <w:t>reduce</w:t>
      </w:r>
      <w:r w:rsidR="00FF2823">
        <w:rPr>
          <w:rFonts w:ascii="Times New Roman" w:hAnsi="Times New Roman" w:cs="Times New Roman"/>
        </w:rPr>
        <w:t>d</w:t>
      </w:r>
      <w:r w:rsidR="000520DD" w:rsidRPr="00BA7E40">
        <w:rPr>
          <w:rFonts w:ascii="Times New Roman" w:hAnsi="Times New Roman" w:cs="Times New Roman"/>
        </w:rPr>
        <w:t xml:space="preserve"> the local transmission and rate of </w:t>
      </w:r>
      <w:r w:rsidR="00D006E9" w:rsidRPr="00BA7E40">
        <w:rPr>
          <w:rFonts w:ascii="Times New Roman" w:hAnsi="Times New Roman" w:cs="Times New Roman"/>
        </w:rPr>
        <w:t>hospitalization</w:t>
      </w:r>
      <w:r w:rsidR="00FF2823">
        <w:rPr>
          <w:rFonts w:ascii="Times New Roman" w:hAnsi="Times New Roman" w:cs="Times New Roman"/>
        </w:rPr>
        <w:t xml:space="preserve">, </w:t>
      </w:r>
      <w:r w:rsidR="000A20E9" w:rsidRPr="00BA7E40">
        <w:rPr>
          <w:rFonts w:ascii="Times New Roman" w:hAnsi="Times New Roman" w:cs="Times New Roman"/>
        </w:rPr>
        <w:t>allow</w:t>
      </w:r>
      <w:r w:rsidR="006112EB">
        <w:rPr>
          <w:rFonts w:ascii="Times New Roman" w:hAnsi="Times New Roman" w:cs="Times New Roman"/>
        </w:rPr>
        <w:t>ing</w:t>
      </w:r>
      <w:r w:rsidR="000A20E9" w:rsidRPr="00BA7E40">
        <w:rPr>
          <w:rFonts w:ascii="Times New Roman" w:hAnsi="Times New Roman" w:cs="Times New Roman"/>
        </w:rPr>
        <w:t xml:space="preserve"> them to </w:t>
      </w:r>
      <w:r w:rsidR="000520DD" w:rsidRPr="00BA7E40">
        <w:rPr>
          <w:rFonts w:ascii="Times New Roman" w:hAnsi="Times New Roman" w:cs="Times New Roman"/>
        </w:rPr>
        <w:t>concentrate on the vulnerable population</w:t>
      </w:r>
      <w:r w:rsidR="00D006E9" w:rsidRPr="00BA7E40">
        <w:rPr>
          <w:rFonts w:ascii="Times New Roman" w:hAnsi="Times New Roman" w:cs="Times New Roman"/>
        </w:rPr>
        <w:t>, all synergistically help</w:t>
      </w:r>
      <w:r w:rsidR="007B248D">
        <w:rPr>
          <w:rFonts w:ascii="Times New Roman" w:hAnsi="Times New Roman" w:cs="Times New Roman"/>
        </w:rPr>
        <w:t>ed</w:t>
      </w:r>
      <w:r w:rsidR="00D006E9" w:rsidRPr="00BA7E40">
        <w:rPr>
          <w:rFonts w:ascii="Times New Roman" w:hAnsi="Times New Roman" w:cs="Times New Roman"/>
        </w:rPr>
        <w:t xml:space="preserve"> them reduc</w:t>
      </w:r>
      <w:r w:rsidR="006D312B">
        <w:rPr>
          <w:rFonts w:ascii="Times New Roman" w:hAnsi="Times New Roman" w:cs="Times New Roman"/>
        </w:rPr>
        <w:t>e</w:t>
      </w:r>
      <w:r w:rsidR="00D006E9" w:rsidRPr="00BA7E40">
        <w:rPr>
          <w:rFonts w:ascii="Times New Roman" w:hAnsi="Times New Roman" w:cs="Times New Roman"/>
        </w:rPr>
        <w:t xml:space="preserve"> the fatalities </w:t>
      </w:r>
      <w:r w:rsidR="00191ED1">
        <w:rPr>
          <w:rFonts w:ascii="Times New Roman" w:hAnsi="Times New Roman" w:cs="Times New Roman"/>
        </w:rPr>
        <w:t xml:space="preserve">due to </w:t>
      </w:r>
      <w:r w:rsidR="00D006E9" w:rsidRPr="00BA7E40">
        <w:rPr>
          <w:rFonts w:ascii="Times New Roman" w:hAnsi="Times New Roman" w:cs="Times New Roman"/>
        </w:rPr>
        <w:t>COVID</w:t>
      </w:r>
      <w:r w:rsidR="00364980" w:rsidRPr="00BA7E40">
        <w:rPr>
          <w:rFonts w:ascii="Times New Roman" w:hAnsi="Times New Roman" w:cs="Times New Roman"/>
        </w:rPr>
        <w:t>-</w:t>
      </w:r>
      <w:r w:rsidR="00D006E9" w:rsidRPr="00BA7E40">
        <w:rPr>
          <w:rFonts w:ascii="Times New Roman" w:hAnsi="Times New Roman" w:cs="Times New Roman"/>
        </w:rPr>
        <w:t xml:space="preserve">19. </w:t>
      </w:r>
      <w:r w:rsidR="000E7DE9">
        <w:rPr>
          <w:rFonts w:ascii="Times New Roman" w:hAnsi="Times New Roman" w:cs="Times New Roman"/>
        </w:rPr>
        <w:t xml:space="preserve">Earlier studies have also identified </w:t>
      </w:r>
      <w:r w:rsidR="007D57D9">
        <w:rPr>
          <w:rFonts w:ascii="Times New Roman" w:hAnsi="Times New Roman" w:cs="Times New Roman"/>
        </w:rPr>
        <w:t>these variables as a risk factors</w:t>
      </w:r>
      <w:r w:rsidR="006F45DA">
        <w:rPr>
          <w:rFonts w:ascii="Times New Roman" w:hAnsi="Times New Roman" w:cs="Times New Roman"/>
        </w:rPr>
        <w:t xml:space="preserve"> </w:t>
      </w:r>
      <w:r w:rsidR="007D57D9">
        <w:rPr>
          <w:rFonts w:ascii="Times New Roman" w:hAnsi="Times New Roman" w:cs="Times New Roman"/>
        </w:rPr>
        <w:t>for mortality/fatality ra</w:t>
      </w:r>
      <w:r w:rsidR="009B5987">
        <w:rPr>
          <w:rFonts w:ascii="Times New Roman" w:hAnsi="Times New Roman" w:cs="Times New Roman"/>
        </w:rPr>
        <w:t>tio</w:t>
      </w:r>
      <w:r w:rsidR="007D57D9">
        <w:rPr>
          <w:rFonts w:ascii="Times New Roman" w:hAnsi="Times New Roman" w:cs="Times New Roman"/>
        </w:rPr>
        <w:t xml:space="preserve"> of COVID-19</w:t>
      </w:r>
      <w:r w:rsidR="002B27AC">
        <w:rPr>
          <w:rFonts w:ascii="Times New Roman" w:hAnsi="Times New Roman" w:cs="Times New Roman"/>
        </w:rPr>
        <w:t xml:space="preserve"> </w:t>
      </w:r>
      <w:r w:rsidR="004A592D">
        <w:rPr>
          <w:rFonts w:ascii="Times New Roman" w:hAnsi="Times New Roman" w:cs="Times New Roman"/>
        </w:rPr>
        <w:fldChar w:fldCharType="begin" w:fldLock="1"/>
      </w:r>
      <w:r w:rsidR="00FD6347">
        <w:rPr>
          <w:rFonts w:ascii="Times New Roman" w:hAnsi="Times New Roman" w:cs="Times New Roman"/>
        </w:rPr>
        <w:instrText>ADDIN CSL_CITATION {"citationItems":[{"id":"ITEM-1","itemData":{"DOI":"10.1017/S0950268820002046","ISSN":"0950-2688","PMID":"32892793","abstract":"Global Health Security Index (GHSI) and Joint External Evaluation (JEE) are two well-known health security and related capability indices. We hypothesised that countries with higher GHSI or JEE scores would have detected their first COVID-19 case earlier, and would experience lower mortality outcome compared to countries with lower scores. We evaluated the effectiveness of GHSI and JEE in predicting countries' COVID-19 detection response times and mortality outcome (deaths/million). We used two different outcomes for the evaluation: (i) detection response time, the duration of time to the first confirmed case detection (from 31st December 2019 to 20th February 2020 when every country's first case was linked to travel from China) and (ii) mortality outcome (deaths/million) until 11th March and 1st July 2020, respectively. We interpreted the detection response time alongside previously published relative risk of the importation of COVID-19 cases from China. We performed multiple linear regression and negative binomial regression analysis to evaluate how these indices predicted the actual outcome. The two indices, GHSI and JEE were strongly correlated ( r = 0.82), indicating a good agreement between them. However, both GHSI ( r = 0.31) and JEE ( r = 0.37) had a poor correlation with countries' COVID-19–related mortality outcome. Higher risk of importation of COVID-19 from China for a given country was negatively correlated with the time taken to detect the first case in that country (adjusted R 2 = 0.63–0.66), while the GHSI and JEE had minimal predictive value. In the negative binomial regression model, countries' mortality outcome was strongly predicted by the percentage of the population aged 65 and above (incidence rate ratio (IRR): 1.10 (95% confidence interval (CI): 1.01–1.21) while overall GHSI score (IRR: 1.01 (95% CI: 0.98–1.01)) and JEE (IRR: 0.99 (95% CI: 0.96–1.02)) were not significant predictors. GHSI and JEE had lower predictive value for detection response time and mortality outcome due to COVID-19. We suggest introduction of a population healthiness parameter, to address demographic and comorbidity vulnerabilities, and reappraisal of the ranking system and methods used to obtain the index based on experience gained from this pandemic.","author":[{"dropping-particle":"","family":"Haider","given":"Najmul","non-dropping-particle":"","parse-names":false,"suffix":""},{"dropping-particle":"","family":"Yavlinsky","given":"Alexei","non-dropping-particle":"","parse-names":false,"suffix":""},{"dropping-particle":"","family":"Chang","given":"Yu-Mei","non-dropping-particle":"","parse-names":false,"suffix":""},{"dropping-particle":"","family":"Hasan","given":"Mohammad Nayeem","non-dropping-particle":"","parse-names":false,"suffix":""},{"dropping-particle":"","family":"Benfield","given":"Camilla","non-dropping-particle":"","parse-names":false,"suffix":""},{"dropping-particle":"","family":"Osman","given":"Abdinasir Yusuf","non-dropping-particle":"","parse-names":false,"suffix":""},{"dropping-particle":"","family":"Uddin","given":"Md. Jamal","non-dropping-particle":"","parse-names":false,"suffix":""},{"dropping-particle":"","family":"Dar","given":"Osman","non-dropping-particle":"","parse-names":false,"suffix":""},{"dropping-particle":"","family":"Ntoumi","given":"Francine","non-dropping-particle":"","parse-names":false,"suffix":""},{"dropping-particle":"","family":"Zumla","given":"Alimuddin","non-dropping-particle":"","parse-names":false,"suffix":""},{"dropping-particle":"","family":"Kock","given":"Richard","non-dropping-particle":"","parse-names":false,"suffix":""}],"container-title":"Epidemiology and Infection","id":"ITEM-1","issued":{"date-parts":[["2020","9","7"]]},"page":"e210","publisher":"Cambridge University Press (CUP)","title":"The Global Health Security index and Joint External Evaluation score for health preparedness are not correlated with countries' COVID-19 detection response time and mortality outcome","type":"article-journal","volume":"148"},"uris":["http://www.mendeley.com/documents/?uuid=f455a6d5-dcdc-302a-a5c6-1be2aca14bbe","http://www.mendeley.com/documents/?uuid=83dceb4e-9ffa-4e8b-8bdc-526c2e1d42ae"]},{"id":"ITEM-2","itemData":{"DOI":"10.1038/s41598-021-98378-x","ISSN":"2045-2322","PMID":"34556739","abstract":"Coronavirus disease (COVID-19) has been spreading all over the world; however, its incidence and case-fatality ratio differ greatly between countries and between continents. We investigated factors associated with international variation in COVID-19 incidence and case-fatality ratio (CFR) across 107 northern hemisphere countries, using publicly available COVID-19 outcome data as of 14 September 2020. We included country-specific geographic, demographic, socio-economic features, global health security index (GHSI), healthcare capacity, and major health behavior indexes in multivariate models to explain this variation. Multiple linear regression highlighted that incidence was associated with ethnic region (p &lt; 0.05), global health security index 4 (GHSI4) (beta coefficient [β] 0.50, 95% Confidence Interval [CI] 0.14-0.87), population density (β 0.35, 95% CI 0.10-0.60), and water safety level (β 0.51, 95% CI 0.19-0.84). The CFR was associated with ethnic region (p &lt; 0.05), GHSI4 (β 0.53, 95% CI 0.14-0.92), proportion of population over 65 (β 0.71, 95% CI 0.19-1.24), international tourism receipt level (β - 0.23, 95% CI - 0.43 to - 0.03), and the number of physicians (β - 0.37, 95% CI - 0.69 to - 0.06). Ethnic region was the most influential factor for both COVID-19 incidence (partial [Formula: see text] = 0.545) and CFR (partial [Formula: see text] = 0.372), even after adjusting for various confounding factors.","author":[{"dropping-particle":"","family":"Kim","given":"Jeehyun","non-dropping-particle":"","parse-names":false,"suffix":""},{"dropping-particle":"","family":"Hong","given":"Kwan","non-dropping-particle":"","parse-names":false,"suffix":""},{"dropping-particle":"","family":"Yum","given":"Sujin","non-dropping-particle":"","parse-names":false,"suffix":""},{"dropping-particle":"","family":"Gómez Gómez","given":"Raquel Elizabeth","non-dropping-particle":"","parse-names":false,"suffix":""},{"dropping-particle":"","family":"Jang","given":"Jieun","non-dropping-particle":"","parse-names":false,"suffix":""},{"dropping-particle":"","family":"Park","given":"Sun Hee","non-dropping-particle":"","parse-names":false,"suffix":""},{"dropping-particle":"","family":"Choe","given":"Young June","non-dropping-particle":"","parse-names":false,"suffix":""},{"dropping-particle":"","family":"Ryu","given":"Sukhyun","non-dropping-particle":"","parse-names":false,"suffix":""},{"dropping-particle":"","family":"Park","given":"Dae Won","non-dropping-particle":"","parse-names":false,"suffix":""},{"dropping-particle":"","family":"Lee","given":"Young Seok","non-dropping-particle":"","parse-names":false,"suffix":""},{"dropping-particle":"","family":"Lee","given":"Heeyoung","non-dropping-particle":"","parse-names":false,"suffix":""},{"dropping-particle":"","family":"Kim","given":"Dong Hyun","non-dropping-particle":"","parse-names":false,"suffix":""},{"dropping-particle":"","family":"Kim","given":"Dong-Hyun","non-dropping-particle":"","parse-names":false,"suffix":""},{"dropping-particle":"","family":"Chun","given":"Byung Chul","non-dropping-particle":"","parse-names":false,"suffix":""}],"container-title":"Scientific reports","id":"ITEM-2","issue":"1","issued":{"date-parts":[["2021"]]},"page":"18938","title":"Factors associated with the difference between the incidence and case-fatality ratio of coronavirus disease 2019 by country.","type":"article-journal","volume":"11"},"uris":["http://www.mendeley.com/documents/?uuid=1f30196c-a025-4090-ac6f-7af1a82bd404"]},{"id":"ITEM-3","itemData":{"DOI":"10.4269/ajtmh.20-1496","ISSN":"1476-1645","PMID":"33882025","abstract":"The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hygiene","id":"ITEM-3","issue":"6","issued":{"date-parts":[["2021","4","21"]]},"page":"2176-2184","title":"The Global Case-Fatality Rate of COVID-19 Has Been Declining Since May 2020.","type":"article-journal","volume":"104"},"uris":["http://www.mendeley.com/documents/?uuid=2398d37f-d2e3-41d2-a4db-2640d59b8c03"]}],"mendeley":{"formattedCitation":"(Haider et al. 2020c; Hasan et al. 2021; Kim et al. 2021)","plainTextFormattedCitation":"(Haider et al. 2020c; Hasan et al. 2021; Kim et al. 2021)","previouslyFormattedCitation":"(Haider et al. 2020c; Hasan et al. 2021; Kim et al. 2021)"},"properties":{"noteIndex":0},"schema":"https://github.com/citation-style-language/schema/raw/master/csl-citation.json"}</w:instrText>
      </w:r>
      <w:r w:rsidR="004A592D">
        <w:rPr>
          <w:rFonts w:ascii="Times New Roman" w:hAnsi="Times New Roman" w:cs="Times New Roman"/>
        </w:rPr>
        <w:fldChar w:fldCharType="separate"/>
      </w:r>
      <w:r w:rsidR="00FD6347" w:rsidRPr="00FD6347">
        <w:rPr>
          <w:rFonts w:ascii="Times New Roman" w:hAnsi="Times New Roman" w:cs="Times New Roman"/>
          <w:noProof/>
        </w:rPr>
        <w:t>(Haider et al. 2020c; Hasan et al. 2021; Kim et al. 2021)</w:t>
      </w:r>
      <w:r w:rsidR="004A592D">
        <w:rPr>
          <w:rFonts w:ascii="Times New Roman" w:hAnsi="Times New Roman" w:cs="Times New Roman"/>
        </w:rPr>
        <w:fldChar w:fldCharType="end"/>
      </w:r>
      <w:r w:rsidR="007D57D9">
        <w:rPr>
          <w:rFonts w:ascii="Times New Roman" w:hAnsi="Times New Roman" w:cs="Times New Roman"/>
        </w:rPr>
        <w:t xml:space="preserve">. </w:t>
      </w:r>
      <w:r w:rsidR="008F7F3F">
        <w:rPr>
          <w:rFonts w:ascii="Times New Roman" w:hAnsi="Times New Roman" w:cs="Times New Roman"/>
        </w:rPr>
        <w:t xml:space="preserve"> </w:t>
      </w:r>
    </w:p>
    <w:p w14:paraId="5EEB4537" w14:textId="7C55B0F7" w:rsidR="00695D9B" w:rsidRPr="00BA7E40" w:rsidRDefault="00695D9B" w:rsidP="00E8439F">
      <w:pPr>
        <w:spacing w:after="0" w:line="480" w:lineRule="auto"/>
        <w:rPr>
          <w:rFonts w:ascii="Times New Roman" w:hAnsi="Times New Roman" w:cs="Times New Roman"/>
        </w:rPr>
      </w:pPr>
    </w:p>
    <w:p w14:paraId="7E72F128" w14:textId="64EB9A99" w:rsidR="00695D9B" w:rsidRDefault="00695D9B" w:rsidP="00E8439F">
      <w:pPr>
        <w:spacing w:after="0" w:line="480" w:lineRule="auto"/>
        <w:rPr>
          <w:rFonts w:ascii="Times New Roman" w:hAnsi="Times New Roman" w:cs="Times New Roman"/>
        </w:rPr>
      </w:pPr>
      <w:r w:rsidRPr="00BA7E40">
        <w:rPr>
          <w:rFonts w:ascii="Times New Roman" w:hAnsi="Times New Roman" w:cs="Times New Roman"/>
        </w:rPr>
        <w:t>Equitable distribution of SARS-CoV-2 vaccines is crucial to end</w:t>
      </w:r>
      <w:r w:rsidR="00E60A34" w:rsidRPr="00BA7E40">
        <w:rPr>
          <w:rFonts w:ascii="Times New Roman" w:hAnsi="Times New Roman" w:cs="Times New Roman"/>
        </w:rPr>
        <w:t>ing</w:t>
      </w:r>
      <w:r w:rsidRPr="00BA7E40">
        <w:rPr>
          <w:rFonts w:ascii="Times New Roman" w:hAnsi="Times New Roman" w:cs="Times New Roman"/>
        </w:rPr>
        <w:t xml:space="preserve"> </w:t>
      </w:r>
      <w:r w:rsidR="00E60A34" w:rsidRPr="00BA7E40">
        <w:rPr>
          <w:rFonts w:ascii="Times New Roman" w:hAnsi="Times New Roman" w:cs="Times New Roman"/>
        </w:rPr>
        <w:t xml:space="preserve">the </w:t>
      </w:r>
      <w:r w:rsidRPr="00BA7E40">
        <w:rPr>
          <w:rFonts w:ascii="Times New Roman" w:hAnsi="Times New Roman" w:cs="Times New Roman"/>
        </w:rPr>
        <w:t>COVID-19 pandemic</w:t>
      </w:r>
      <w:r w:rsidR="00E414EE">
        <w:rPr>
          <w:rFonts w:ascii="Times New Roman" w:hAnsi="Times New Roman" w:cs="Times New Roman"/>
        </w:rPr>
        <w:t xml:space="preserve"> </w:t>
      </w:r>
      <w:r w:rsidR="00E414EE">
        <w:rPr>
          <w:rFonts w:ascii="Times New Roman" w:hAnsi="Times New Roman" w:cs="Times New Roman"/>
        </w:rPr>
        <w:fldChar w:fldCharType="begin" w:fldLock="1"/>
      </w:r>
      <w:r w:rsidR="00FD6347">
        <w:rPr>
          <w:rFonts w:ascii="Times New Roman" w:hAnsi="Times New Roman" w:cs="Times New Roman"/>
        </w:rPr>
        <w:instrText>ADDIN CSL_CITATION {"citationItems":[{"id":"ITEM-1","itemData":{"author":[{"dropping-particle":"","family":"Michie","given":"Susan","non-dropping-particle":"","parse-names":false,"suffix":""},{"dropping-particle":"","family":"Bullen","given":"Chris","non-dropping-particle":"","parse-names":false,"suffix":""},{"dropping-particle":"V.","family":"Lazarus","given":"Jeffrey","non-dropping-particle":"","parse-names":false,"suffix":""},{"dropping-particle":"","family":"Lavis","given":"John N.","non-dropping-particle":"","parse-names":false,"suffix":""},{"dropping-particle":"","family":"Thwaites","given":"John","non-dropping-particle":"","parse-names":false,"suffix":""},{"dropping-particle":"","family":"Smith","given":"Liam","non-dropping-particle":"","parse-names":false,"suffix":""},{"dropping-particle":"","family":"Karim","given":"Salim Abdool","non-dropping-particle":"","parse-names":false,"suffix":""},{"dropping-particle":"Ben","family":"Amor","given":"Yanis","non-dropping-particle":"","parse-names":false,"suffix":""}],"id":"ITEM-1","issued":{"date-parts":[["2021"]]},"number-of-pages":"Available at: https://www.globalcitizen.org/en/con","title":"Vaccine Equity Is Crucial to End the COVID-19 Pandemic — But It Won't Be Enough","type":"report"},"uris":["http://www.mendeley.com/documents/?uuid=40ab2178-47f2-492d-abbd-407fdc553782"]},{"id":"ITEM-2","itemData":{"DOI":"10.1016/S1473-3099(22)00320-6","ISSN":"14733099","author":[{"dropping-particle":"","family":"Watson","given":"Oliver J","non-dropping-particle":"","parse-names":false,"suffix":""},{"dropping-particle":"","family":"Barnsley","given":"Gregory","non-dropping-particle":"","parse-names":false,"suffix":""},{"dropping-particle":"","family":"Toor","given":"Jaspreet","non-dropping-particle":"","parse-names":false,"suffix":""},{"dropping-particle":"","family":"Hogan","given":"Alexandra B","non-dropping-particle":"","parse-names":false,"suffix":""},{"dropping-particle":"","family":"Winskill","given":"Peter","non-dropping-particle":"","parse-names":false,"suffix":""},{"dropping-particle":"","family":"Ghani","given":"Azra C","non-dropping-particle":"","parse-names":false,"suffix":""}],"container-title":"The Lancet Infectious Diseases","id":"ITEM-2","issue":"22","issued":{"date-parts":[["2022","6"]]},"page":"1-10","publisher":"The Author(s). Published by Elsevier Ltd. This is an Open Access article under the CC BY 4.0 license","title":"Global impact of the first year of COVID-19 vaccination: a mathematical modelling study","type":"article-journal","volume":"3099"},"uris":["http://www.mendeley.com/documents/?uuid=3e54f1a5-1d04-47bd-9984-477a1680a5ba"]}],"mendeley":{"formattedCitation":"(Michie et al. 2021; Watson et al. 2022)","plainTextFormattedCitation":"(Michie et al. 2021; Watson et al. 2022)","previouslyFormattedCitation":"(Michie et al. 2021; Watson et al. 2022)"},"properties":{"noteIndex":0},"schema":"https://github.com/citation-style-language/schema/raw/master/csl-citation.json"}</w:instrText>
      </w:r>
      <w:r w:rsidR="00E414EE">
        <w:rPr>
          <w:rFonts w:ascii="Times New Roman" w:hAnsi="Times New Roman" w:cs="Times New Roman"/>
        </w:rPr>
        <w:fldChar w:fldCharType="separate"/>
      </w:r>
      <w:r w:rsidR="00FD6347" w:rsidRPr="00FD6347">
        <w:rPr>
          <w:rFonts w:ascii="Times New Roman" w:hAnsi="Times New Roman" w:cs="Times New Roman"/>
          <w:noProof/>
        </w:rPr>
        <w:t>(Michie et al. 2021; Watson et al. 2022)</w:t>
      </w:r>
      <w:r w:rsidR="00E414EE">
        <w:rPr>
          <w:rFonts w:ascii="Times New Roman" w:hAnsi="Times New Roman" w:cs="Times New Roman"/>
        </w:rPr>
        <w:fldChar w:fldCharType="end"/>
      </w:r>
      <w:r w:rsidRPr="00BA7E40">
        <w:rPr>
          <w:rFonts w:ascii="Times New Roman" w:hAnsi="Times New Roman" w:cs="Times New Roman"/>
        </w:rPr>
        <w:t xml:space="preserve">. </w:t>
      </w:r>
      <w:r w:rsidR="008B0DCC" w:rsidRPr="00BA7E40">
        <w:rPr>
          <w:rFonts w:ascii="Times New Roman" w:hAnsi="Times New Roman" w:cs="Times New Roman"/>
        </w:rPr>
        <w:t xml:space="preserve">The circulation of </w:t>
      </w:r>
      <w:r w:rsidR="00241427" w:rsidRPr="00BA7E40">
        <w:rPr>
          <w:rFonts w:ascii="Times New Roman" w:hAnsi="Times New Roman" w:cs="Times New Roman"/>
        </w:rPr>
        <w:t>SARS-CoV-2</w:t>
      </w:r>
      <w:r w:rsidR="008B0DCC" w:rsidRPr="00BA7E40">
        <w:rPr>
          <w:rFonts w:ascii="Times New Roman" w:hAnsi="Times New Roman" w:cs="Times New Roman"/>
        </w:rPr>
        <w:t xml:space="preserve"> across the world among the large unvaccinated populations </w:t>
      </w:r>
      <w:r w:rsidR="00CA6BCF">
        <w:rPr>
          <w:rFonts w:ascii="Times New Roman" w:hAnsi="Times New Roman" w:cs="Times New Roman"/>
        </w:rPr>
        <w:t xml:space="preserve">might </w:t>
      </w:r>
      <w:r w:rsidR="000A0A18" w:rsidRPr="00BA7E40">
        <w:rPr>
          <w:rFonts w:ascii="Times New Roman" w:hAnsi="Times New Roman" w:cs="Times New Roman"/>
        </w:rPr>
        <w:t xml:space="preserve">allow the virus to reassort </w:t>
      </w:r>
      <w:r w:rsidR="00FF2823">
        <w:rPr>
          <w:rFonts w:ascii="Times New Roman" w:hAnsi="Times New Roman" w:cs="Times New Roman"/>
        </w:rPr>
        <w:t xml:space="preserve">and </w:t>
      </w:r>
      <w:r w:rsidR="006E20E5" w:rsidRPr="00BA7E40">
        <w:rPr>
          <w:rFonts w:ascii="Times New Roman" w:hAnsi="Times New Roman" w:cs="Times New Roman"/>
        </w:rPr>
        <w:t xml:space="preserve">become a new VOC. </w:t>
      </w:r>
      <w:r w:rsidR="007A60EE">
        <w:rPr>
          <w:rFonts w:ascii="Times New Roman" w:hAnsi="Times New Roman" w:cs="Times New Roman"/>
        </w:rPr>
        <w:t>Furthermore</w:t>
      </w:r>
      <w:r w:rsidR="003469F6" w:rsidRPr="00BA7E40">
        <w:rPr>
          <w:rFonts w:ascii="Times New Roman" w:hAnsi="Times New Roman" w:cs="Times New Roman"/>
        </w:rPr>
        <w:t xml:space="preserve">, </w:t>
      </w:r>
      <w:r w:rsidR="00B8008F">
        <w:rPr>
          <w:rFonts w:ascii="Times New Roman" w:hAnsi="Times New Roman" w:cs="Times New Roman"/>
        </w:rPr>
        <w:t>m</w:t>
      </w:r>
      <w:r w:rsidR="009C5FC2" w:rsidRPr="00BA7E40">
        <w:rPr>
          <w:rFonts w:ascii="Times New Roman" w:hAnsi="Times New Roman" w:cs="Times New Roman"/>
        </w:rPr>
        <w:t>any</w:t>
      </w:r>
      <w:r w:rsidR="003469F6" w:rsidRPr="00BA7E40">
        <w:rPr>
          <w:rFonts w:ascii="Times New Roman" w:hAnsi="Times New Roman" w:cs="Times New Roman"/>
        </w:rPr>
        <w:t xml:space="preserve"> animal </w:t>
      </w:r>
      <w:r w:rsidR="00E60A34" w:rsidRPr="00BA7E40">
        <w:rPr>
          <w:rFonts w:ascii="Times New Roman" w:hAnsi="Times New Roman" w:cs="Times New Roman"/>
        </w:rPr>
        <w:t>species</w:t>
      </w:r>
      <w:r w:rsidR="003469F6" w:rsidRPr="00BA7E40">
        <w:rPr>
          <w:rFonts w:ascii="Times New Roman" w:hAnsi="Times New Roman" w:cs="Times New Roman"/>
        </w:rPr>
        <w:t xml:space="preserve"> are susceptible to SARS-CoV-2 including </w:t>
      </w:r>
      <w:r w:rsidR="00051F5E">
        <w:rPr>
          <w:rFonts w:ascii="Times New Roman" w:hAnsi="Times New Roman" w:cs="Times New Roman"/>
        </w:rPr>
        <w:t>m</w:t>
      </w:r>
      <w:r w:rsidR="003469F6" w:rsidRPr="00BA7E40">
        <w:rPr>
          <w:rFonts w:ascii="Times New Roman" w:hAnsi="Times New Roman" w:cs="Times New Roman"/>
        </w:rPr>
        <w:t xml:space="preserve">ink, </w:t>
      </w:r>
      <w:r w:rsidR="00051F5E">
        <w:rPr>
          <w:rFonts w:ascii="Times New Roman" w:hAnsi="Times New Roman" w:cs="Times New Roman"/>
        </w:rPr>
        <w:t>p</w:t>
      </w:r>
      <w:r w:rsidR="00D40DFB" w:rsidRPr="00BA7E40">
        <w:rPr>
          <w:rFonts w:ascii="Times New Roman" w:hAnsi="Times New Roman" w:cs="Times New Roman"/>
        </w:rPr>
        <w:t>rimates</w:t>
      </w:r>
      <w:r w:rsidR="003469F6" w:rsidRPr="00BA7E40">
        <w:rPr>
          <w:rFonts w:ascii="Times New Roman" w:hAnsi="Times New Roman" w:cs="Times New Roman"/>
        </w:rPr>
        <w:t xml:space="preserve">, </w:t>
      </w:r>
      <w:r w:rsidR="00183F60" w:rsidRPr="00BA7E40">
        <w:rPr>
          <w:rFonts w:ascii="Times New Roman" w:hAnsi="Times New Roman" w:cs="Times New Roman"/>
        </w:rPr>
        <w:t>rodents, cats</w:t>
      </w:r>
      <w:r w:rsidR="004947B5" w:rsidRPr="00BA7E40">
        <w:rPr>
          <w:rFonts w:ascii="Times New Roman" w:hAnsi="Times New Roman" w:cs="Times New Roman"/>
        </w:rPr>
        <w:t>,</w:t>
      </w:r>
      <w:r w:rsidR="00183F60" w:rsidRPr="00BA7E40">
        <w:rPr>
          <w:rFonts w:ascii="Times New Roman" w:hAnsi="Times New Roman" w:cs="Times New Roman"/>
        </w:rPr>
        <w:t xml:space="preserve"> and dogs</w:t>
      </w:r>
      <w:r w:rsidR="009B10FB" w:rsidRPr="00BA7E40">
        <w:rPr>
          <w:rFonts w:ascii="Times New Roman" w:hAnsi="Times New Roman" w:cs="Times New Roman"/>
        </w:rPr>
        <w:t xml:space="preserve"> </w:t>
      </w:r>
      <w:r w:rsidR="00DE33FC" w:rsidRPr="00BA7E40">
        <w:rPr>
          <w:rFonts w:ascii="Times New Roman" w:hAnsi="Times New Roman" w:cs="Times New Roman"/>
        </w:rPr>
        <w:fldChar w:fldCharType="begin" w:fldLock="1"/>
      </w:r>
      <w:r w:rsidR="00FD6347">
        <w:rPr>
          <w:rFonts w:ascii="Times New Roman" w:hAnsi="Times New Roman" w:cs="Times New Roman"/>
        </w:rPr>
        <w:instrText>ADDIN CSL_CITATION {"citationItems":[{"id":"ITEM-1","itemData":{"DOI":"10.3389/fpubh.2020.596944","ISSN":"2296-2565","abstract":"The World Health Organization defines a zoonosis as any infection naturally transmissible from vertebrate animals to humans. The pandemic of Coronavirus disease (COVID-19) caused by SARS-CoV-2 has been classified as a zoonotic disease, however, no animal reservoir has yet been found, so this classification is premature. We propose that COVID-19 should instead be classified an “ emerging infectious disease (EID) of probable animal origin .” To explore if COVID-19 infection fits our proposed re-categorization vs. the contemporary definitions of zoonoses, we reviewed current evidence of infection origin and transmission routes of SARS-CoV-2 virus and described this in the context of known zoonoses, EIDs and “spill-over” events. Although the initial one hundred COVID-19 patients were presumably exposed to the virus at a seafood Market in China, and despite the fact that 33 of 585 swab samples collected from surfaces and cages in the market tested positive for SARS-CoV-2, no virus was isolated directly from animals and no animal reservoir was detected. Elsewhere, SARS-CoV-2 has been detected in animals including domesticated cats, dogs, and ferrets, as well as captive-managed mink, lions, tigers, deer, and mice confirming zooanthroponosis. Other than circumstantial evidence of zoonotic cases in mink farms in the Netherlands, no cases of natural transmission from wild or domesticated animals have been confirmed. More than 40 million human COVID-19 infections reported appear to be exclusively through human-human transmission. SARS-CoV-2 virus and COVID-19 do not meet the WHO definition of zoonoses. We suggest SARS-CoV-2 should be re-classified as an EID of probable animal origin.","author":[{"dropping-particle":"","family":"Haider","given":"Najmul","non-dropping-particle":"","parse-names":false,"suffix":""},{"dropping-particle":"","family":"Rothman-Ostrow","given":"Peregrine","non-dropping-particle":"","parse-names":false,"suffix":""},{"dropping-particle":"","family":"Osman","given":"Abdinasir Yusuf","non-dropping-particle":"","parse-names":false,"suffix":""},{"dropping-particle":"","family":"Arruda","given":"Liã Bárbara","non-dropping-particle":"","parse-names":false,"suffix":""},{"dropping-particle":"","family":"Macfarlane-Berry","given":"Laura","non-dropping-particle":"","parse-names":false,"suffix":""},{"dropping-particle":"","family":"Elton","given":"Linzy","non-dropping-particle":"","parse-names":false,"suffix":""},{"dropping-particle":"","family":"Thomason","given":"Margaret J","non-dropping-particle":"","parse-names":false,"suffix":""},{"dropping-particle":"","family":"Yeboah-Manu","given":"Dorothy","non-dropping-particle":"","parse-names":false,"suffix":""},{"dropping-particle":"","family":"Ansumana","given":"Rashid","non-dropping-particle":"","parse-names":false,"suffix":""},{"dropping-particle":"","family":"Kapata","given":"Nathan","non-dropping-particle":"","parse-names":false,"suffix":""},{"dropping-particle":"","family":"Mboera","given":"Leonard","non-dropping-particle":"","parse-names":false,"suffix":""},{"dropping-particle":"","family":"Rushton","given":"Jonathan","non-dropping-particle":"","parse-names":false,"suffix":""},{"dropping-particle":"","family":"McHugh","given":"Timothy D.","non-dropping-particle":"","parse-names":false,"suffix":""},{"dropping-particle":"","family":"Heymann","given":"David L","non-dropping-particle":"","parse-names":false,"suffix":""},{"dropping-particle":"","family":"Zumla","given":"Alimuddin","non-dropping-particle":"","parse-names":false,"suffix":""},{"dropping-particle":"","family":"Kock","given":"Richard A","non-dropping-particle":"","parse-names":false,"suffix":""}],"container-title":"Frontiers in Public Health","id":"ITEM-1","issue":"November","issued":{"date-parts":[["2020","11","26"]]},"page":"1-8","title":"COVID-19—Zoonosis or Emerging Infectious Disease?","type":"article-journal","volume":"8"},"uris":["http://www.mendeley.com/documents/?uuid=9b7dec8f-48b8-4b31-8952-94c5accd9e7d"]}],"mendeley":{"formattedCitation":"(Haider et al. 2020b)","plainTextFormattedCitation":"(Haider et al. 2020b)","previouslyFormattedCitation":"(Haider et al. 2020b)"},"properties":{"noteIndex":0},"schema":"https://github.com/citation-style-language/schema/raw/master/csl-citation.json"}</w:instrText>
      </w:r>
      <w:r w:rsidR="00DE33FC" w:rsidRPr="00BA7E40">
        <w:rPr>
          <w:rFonts w:ascii="Times New Roman" w:hAnsi="Times New Roman" w:cs="Times New Roman"/>
        </w:rPr>
        <w:fldChar w:fldCharType="separate"/>
      </w:r>
      <w:r w:rsidR="00FD6347" w:rsidRPr="00FD6347">
        <w:rPr>
          <w:rFonts w:ascii="Times New Roman" w:hAnsi="Times New Roman" w:cs="Times New Roman"/>
          <w:noProof/>
        </w:rPr>
        <w:t>(Haider et al. 2020b)</w:t>
      </w:r>
      <w:r w:rsidR="00DE33FC" w:rsidRPr="00BA7E40">
        <w:rPr>
          <w:rFonts w:ascii="Times New Roman" w:hAnsi="Times New Roman" w:cs="Times New Roman"/>
        </w:rPr>
        <w:fldChar w:fldCharType="end"/>
      </w:r>
      <w:r w:rsidR="00183F60" w:rsidRPr="00BA7E40">
        <w:rPr>
          <w:rFonts w:ascii="Times New Roman" w:hAnsi="Times New Roman" w:cs="Times New Roman"/>
        </w:rPr>
        <w:t xml:space="preserve">. </w:t>
      </w:r>
      <w:r w:rsidR="0021325C">
        <w:rPr>
          <w:rFonts w:ascii="Times New Roman" w:hAnsi="Times New Roman" w:cs="Times New Roman"/>
        </w:rPr>
        <w:t xml:space="preserve">Several </w:t>
      </w:r>
      <w:r w:rsidR="00191ED1">
        <w:rPr>
          <w:rFonts w:ascii="Times New Roman" w:hAnsi="Times New Roman" w:cs="Times New Roman"/>
        </w:rPr>
        <w:t xml:space="preserve">animal </w:t>
      </w:r>
      <w:r w:rsidR="0021325C">
        <w:rPr>
          <w:rFonts w:ascii="Times New Roman" w:hAnsi="Times New Roman" w:cs="Times New Roman"/>
        </w:rPr>
        <w:t xml:space="preserve">species </w:t>
      </w:r>
      <w:r w:rsidR="00191ED1">
        <w:rPr>
          <w:rFonts w:ascii="Times New Roman" w:hAnsi="Times New Roman" w:cs="Times New Roman"/>
        </w:rPr>
        <w:t xml:space="preserve">have </w:t>
      </w:r>
      <w:r w:rsidR="0021325C">
        <w:rPr>
          <w:rFonts w:ascii="Times New Roman" w:hAnsi="Times New Roman" w:cs="Times New Roman"/>
        </w:rPr>
        <w:t>been linked</w:t>
      </w:r>
      <w:r w:rsidR="0021325C" w:rsidRPr="00BA7E40">
        <w:rPr>
          <w:rFonts w:ascii="Times New Roman" w:hAnsi="Times New Roman" w:cs="Times New Roman"/>
        </w:rPr>
        <w:t xml:space="preserve"> </w:t>
      </w:r>
      <w:r w:rsidR="0021325C">
        <w:rPr>
          <w:rFonts w:ascii="Times New Roman" w:hAnsi="Times New Roman" w:cs="Times New Roman"/>
        </w:rPr>
        <w:t>with emergence of</w:t>
      </w:r>
      <w:r w:rsidR="00F572F6">
        <w:rPr>
          <w:rFonts w:ascii="Times New Roman" w:hAnsi="Times New Roman" w:cs="Times New Roman"/>
        </w:rPr>
        <w:t xml:space="preserve"> SARS-CoV-2 </w:t>
      </w:r>
      <w:r w:rsidR="00830D5A" w:rsidRPr="00BA7E40">
        <w:rPr>
          <w:rFonts w:ascii="Times New Roman" w:hAnsi="Times New Roman" w:cs="Times New Roman"/>
        </w:rPr>
        <w:lastRenderedPageBreak/>
        <w:t xml:space="preserve">VOC including </w:t>
      </w:r>
      <w:r w:rsidR="00ED1ACD" w:rsidRPr="00BA7E40">
        <w:rPr>
          <w:rFonts w:ascii="Times New Roman" w:hAnsi="Times New Roman" w:cs="Times New Roman"/>
        </w:rPr>
        <w:t>dogs</w:t>
      </w:r>
      <w:r w:rsidR="00830D5A" w:rsidRPr="00BA7E40">
        <w:rPr>
          <w:rFonts w:ascii="Times New Roman" w:hAnsi="Times New Roman" w:cs="Times New Roman"/>
        </w:rPr>
        <w:t xml:space="preserve"> for Alpha variant</w:t>
      </w:r>
      <w:r w:rsidR="009269EA" w:rsidRPr="00BA7E40">
        <w:rPr>
          <w:rFonts w:ascii="Times New Roman" w:hAnsi="Times New Roman" w:cs="Times New Roman"/>
        </w:rPr>
        <w:t xml:space="preserve"> </w:t>
      </w:r>
      <w:r w:rsidR="009269EA" w:rsidRPr="00BA7E40">
        <w:rPr>
          <w:rFonts w:ascii="Times New Roman" w:hAnsi="Times New Roman" w:cs="Times New Roman"/>
        </w:rPr>
        <w:fldChar w:fldCharType="begin" w:fldLock="1"/>
      </w:r>
      <w:r w:rsidR="00FD6347">
        <w:rPr>
          <w:rFonts w:ascii="Times New Roman" w:hAnsi="Times New Roman" w:cs="Times New Roman"/>
        </w:rPr>
        <w:instrText>ADDIN CSL_CITATION {"citationItems":[{"id":"ITEM-1","itemData":{"DOI":"10.1038/s41421-021-00282-1","ISSN":"2056-5968","abstract":"The presence of SARS-CoV-2 mutants, including the emerging variant B.1.1.7, has raised great concerns in terms of pathogenesis, transmission, and immune escape. Characterizing SARS-CoV-2 mutations, evolution, and effects on infectivity and pathogenicity is crucial to the design of antibody therapies and surveillance strategies. Here, we analyzed 454,443 SARS-CoV-2 spike genes/proteins and 14,427 whole-genome sequences. We demonstrated that the early variant B.1.1.7 may not have evolved spontaneously in the United Kingdom or within human populations. Our extensive analyses suggested that Canidae, Mustelidae or Felidae, especially the Canidae family (for example, dog) could be a possible host of the direct progenitor of variant B.1.1.7. An alternative hypothesis is that the variant was simply yet to be sampled. Notably, the SARS-CoV-2 whole-genome represents a large number of potential co-mutations. In addition, we used an experimental SARS-CoV-2 reporter replicon system to introduce the dominant co-mutations NSP12_c14408t, 5′UTR_c241t, and NSP3_c3037t into the viral genome, and to monitor the effect of the mutations on viral replication. Our experimental results demonstrated that the co-mutations significantly attenuated the viral replication. The study provides valuable clues for discovering the transmission chains of variant B.1.1.7 and understanding the evolutionary process of SARS-CoV-2.","author":[{"dropping-particle":"","family":"Zhang","given":"Jingsong","non-dropping-particle":"","parse-names":false,"suffix":""},{"dropping-particle":"","family":"Zhang","given":"Yang","non-dropping-particle":"","parse-names":false,"suffix":""},{"dropping-particle":"","family":"Kang","given":"Jun-Yan","non-dropping-particle":"","parse-names":false,"suffix":""},{"dropping-particle":"","family":"Chen","given":"Shuiye","non-dropping-particle":"","parse-names":false,"suffix":""},{"dropping-particle":"","family":"He","given":"Yongqun","non-dropping-particle":"","parse-names":false,"suffix":""},{"dropping-particle":"","family":"Han","given":"Benhao","non-dropping-particle":"","parse-names":false,"suffix":""},{"dropping-particle":"","family":"Liu","given":"Mo-Fang","non-dropping-particle":"","parse-names":false,"suffix":""},{"dropping-particle":"","family":"Lu","given":"Lina","non-dropping-particle":"","parse-names":false,"suffix":""},{"dropping-particle":"","family":"Li","given":"Li","non-dropping-particle":"","parse-names":false,"suffix":""},{"dropping-particle":"","family":"Yi","given":"Zhigang","non-dropping-particle":"","parse-names":false,"suffix":""},{"dropping-particle":"","family":"Chen","given":"Luonan","non-dropping-particle":"","parse-names":false,"suffix":""}],"container-title":"Cell Discovery","id":"ITEM-1","issue":"1","issued":{"date-parts":[["2021","12","15"]]},"page":"44","title":"Potential transmission chains of variant B.1.1.7 and co-mutations of SARS-CoV-2","type":"article-journal","volume":"7"},"uris":["http://www.mendeley.com/documents/?uuid=a1bd3657-c934-445a-ad41-d4d03d680277"]}],"mendeley":{"formattedCitation":"(Zhang et al. 2021)","plainTextFormattedCitation":"(Zhang et al. 2021)","previouslyFormattedCitation":"(Zhang et al. 2021)"},"properties":{"noteIndex":0},"schema":"https://github.com/citation-style-language/schema/raw/master/csl-citation.json"}</w:instrText>
      </w:r>
      <w:r w:rsidR="009269EA" w:rsidRPr="00BA7E40">
        <w:rPr>
          <w:rFonts w:ascii="Times New Roman" w:hAnsi="Times New Roman" w:cs="Times New Roman"/>
        </w:rPr>
        <w:fldChar w:fldCharType="separate"/>
      </w:r>
      <w:r w:rsidR="00FD6347" w:rsidRPr="00FD6347">
        <w:rPr>
          <w:rFonts w:ascii="Times New Roman" w:hAnsi="Times New Roman" w:cs="Times New Roman"/>
          <w:noProof/>
        </w:rPr>
        <w:t>(Zhang et al. 2021)</w:t>
      </w:r>
      <w:r w:rsidR="009269EA" w:rsidRPr="00BA7E40">
        <w:rPr>
          <w:rFonts w:ascii="Times New Roman" w:hAnsi="Times New Roman" w:cs="Times New Roman"/>
        </w:rPr>
        <w:fldChar w:fldCharType="end"/>
      </w:r>
      <w:r w:rsidR="00830D5A" w:rsidRPr="00BA7E40">
        <w:rPr>
          <w:rFonts w:ascii="Times New Roman" w:hAnsi="Times New Roman" w:cs="Times New Roman"/>
        </w:rPr>
        <w:t xml:space="preserve"> and rodents for </w:t>
      </w:r>
      <w:r w:rsidR="00241427" w:rsidRPr="00BA7E40">
        <w:rPr>
          <w:rFonts w:ascii="Times New Roman" w:hAnsi="Times New Roman" w:cs="Times New Roman"/>
        </w:rPr>
        <w:t xml:space="preserve">Omicron </w:t>
      </w:r>
      <w:r w:rsidR="00830D5A" w:rsidRPr="00BA7E40">
        <w:rPr>
          <w:rFonts w:ascii="Times New Roman" w:hAnsi="Times New Roman" w:cs="Times New Roman"/>
        </w:rPr>
        <w:t>variant</w:t>
      </w:r>
      <w:r w:rsidR="00DE33FC" w:rsidRPr="00BA7E40">
        <w:rPr>
          <w:rFonts w:ascii="Times New Roman" w:hAnsi="Times New Roman" w:cs="Times New Roman"/>
        </w:rPr>
        <w:t xml:space="preserve"> </w:t>
      </w:r>
      <w:r w:rsidR="009B10FB" w:rsidRPr="00BA7E40">
        <w:rPr>
          <w:rFonts w:ascii="Times New Roman" w:hAnsi="Times New Roman" w:cs="Times New Roman"/>
        </w:rPr>
        <w:fldChar w:fldCharType="begin" w:fldLock="1"/>
      </w:r>
      <w:r w:rsidR="00FD6347">
        <w:rPr>
          <w:rFonts w:ascii="Times New Roman" w:hAnsi="Times New Roman" w:cs="Times New Roman"/>
        </w:rPr>
        <w:instrText>ADDIN CSL_CITATION {"citationItems":[{"id":"ITEM-1","itemData":{"DOI":"10.1016/j.jgg.2021.12.003","ISSN":"16738527","author":[{"dropping-particle":"","family":"Wei","given":"Changshuo","non-dropping-particle":"","parse-names":false,"suffix":""},{"dropping-particle":"","family":"Shan","given":"Ke-Jia","non-dropping-particle":"","parse-names":false,"suffix":""},{"dropping-particle":"","family":"Wang","given":"Weiguang","non-dropping-particle":"","parse-names":false,"suffix":""},{"dropping-particle":"","family":"Zhang","given":"Shuya","non-dropping-particle":"","parse-names":false,"suffix":""},{"dropping-particle":"","family":"Huan","given":"Qing","non-dropping-particle":"","parse-names":false,"suffix":""},{"dropping-particle":"","family":"Qian","given":"Wenfeng","non-dropping-particle":"","parse-names":false,"suffix":""}],"container-title":"Journal of Genetics and Genomics","id":"ITEM-1","issued":{"date-parts":[["2021","12"]]},"title":"Evidence for a mouse origin of the SARS-CoV-2 Omicron variant","type":"article-journal"},"uris":["http://www.mendeley.com/documents/?uuid=111c1928-f7a9-487a-ace6-44e4d61ffa67"]}],"mendeley":{"formattedCitation":"(Wei et al. 2021)","plainTextFormattedCitation":"(Wei et al. 2021)","previouslyFormattedCitation":"(Wei et al. 2021)"},"properties":{"noteIndex":0},"schema":"https://github.com/citation-style-language/schema/raw/master/csl-citation.json"}</w:instrText>
      </w:r>
      <w:r w:rsidR="009B10FB" w:rsidRPr="00BA7E40">
        <w:rPr>
          <w:rFonts w:ascii="Times New Roman" w:hAnsi="Times New Roman" w:cs="Times New Roman"/>
        </w:rPr>
        <w:fldChar w:fldCharType="separate"/>
      </w:r>
      <w:r w:rsidR="00FD6347" w:rsidRPr="00FD6347">
        <w:rPr>
          <w:rFonts w:ascii="Times New Roman" w:hAnsi="Times New Roman" w:cs="Times New Roman"/>
          <w:noProof/>
        </w:rPr>
        <w:t>(Wei et al. 2021)</w:t>
      </w:r>
      <w:r w:rsidR="009B10FB" w:rsidRPr="00BA7E40">
        <w:rPr>
          <w:rFonts w:ascii="Times New Roman" w:hAnsi="Times New Roman" w:cs="Times New Roman"/>
        </w:rPr>
        <w:fldChar w:fldCharType="end"/>
      </w:r>
      <w:r w:rsidR="00830D5A" w:rsidRPr="00BA7E40">
        <w:rPr>
          <w:rFonts w:ascii="Times New Roman" w:hAnsi="Times New Roman" w:cs="Times New Roman"/>
        </w:rPr>
        <w:t xml:space="preserve">. </w:t>
      </w:r>
      <w:r w:rsidR="006665B5" w:rsidRPr="00BA7E40">
        <w:rPr>
          <w:rFonts w:ascii="Times New Roman" w:hAnsi="Times New Roman" w:cs="Times New Roman"/>
        </w:rPr>
        <w:t>Thus,</w:t>
      </w:r>
      <w:r w:rsidR="00C01108" w:rsidRPr="00BA7E40">
        <w:rPr>
          <w:rFonts w:ascii="Times New Roman" w:hAnsi="Times New Roman" w:cs="Times New Roman"/>
        </w:rPr>
        <w:t xml:space="preserve"> this is important to reduce </w:t>
      </w:r>
      <w:r w:rsidR="0086124B" w:rsidRPr="00BA7E40">
        <w:rPr>
          <w:rFonts w:ascii="Times New Roman" w:hAnsi="Times New Roman" w:cs="Times New Roman"/>
        </w:rPr>
        <w:t xml:space="preserve">the </w:t>
      </w:r>
      <w:r w:rsidR="00C01108" w:rsidRPr="00BA7E40">
        <w:rPr>
          <w:rFonts w:ascii="Times New Roman" w:hAnsi="Times New Roman" w:cs="Times New Roman"/>
        </w:rPr>
        <w:t xml:space="preserve">circulation of SARS-CoV-2 </w:t>
      </w:r>
      <w:r w:rsidR="006665B5" w:rsidRPr="00BA7E40">
        <w:rPr>
          <w:rFonts w:ascii="Times New Roman" w:hAnsi="Times New Roman" w:cs="Times New Roman"/>
        </w:rPr>
        <w:t xml:space="preserve">in </w:t>
      </w:r>
      <w:r w:rsidR="0086124B" w:rsidRPr="00BA7E40">
        <w:rPr>
          <w:rFonts w:ascii="Times New Roman" w:hAnsi="Times New Roman" w:cs="Times New Roman"/>
        </w:rPr>
        <w:t xml:space="preserve">the </w:t>
      </w:r>
      <w:r w:rsidR="006665B5" w:rsidRPr="00BA7E40">
        <w:rPr>
          <w:rFonts w:ascii="Times New Roman" w:hAnsi="Times New Roman" w:cs="Times New Roman"/>
        </w:rPr>
        <w:t>human and animal population</w:t>
      </w:r>
      <w:r w:rsidR="0086124B" w:rsidRPr="00BA7E40">
        <w:rPr>
          <w:rFonts w:ascii="Times New Roman" w:hAnsi="Times New Roman" w:cs="Times New Roman"/>
        </w:rPr>
        <w:t>s</w:t>
      </w:r>
      <w:r w:rsidR="00CA6BCF">
        <w:rPr>
          <w:rFonts w:ascii="Times New Roman" w:hAnsi="Times New Roman" w:cs="Times New Roman"/>
        </w:rPr>
        <w:t xml:space="preserve"> to avoid further epidemics</w:t>
      </w:r>
      <w:r w:rsidR="00650340">
        <w:rPr>
          <w:rFonts w:ascii="Times New Roman" w:hAnsi="Times New Roman" w:cs="Times New Roman"/>
        </w:rPr>
        <w:t xml:space="preserve"> caused</w:t>
      </w:r>
      <w:r w:rsidR="00CA6BCF">
        <w:rPr>
          <w:rFonts w:ascii="Times New Roman" w:hAnsi="Times New Roman" w:cs="Times New Roman"/>
        </w:rPr>
        <w:t xml:space="preserve"> </w:t>
      </w:r>
      <w:r w:rsidR="00650340">
        <w:rPr>
          <w:rFonts w:ascii="Times New Roman" w:hAnsi="Times New Roman" w:cs="Times New Roman"/>
        </w:rPr>
        <w:t xml:space="preserve">by </w:t>
      </w:r>
      <w:r w:rsidR="00F572F6">
        <w:rPr>
          <w:rFonts w:ascii="Times New Roman" w:hAnsi="Times New Roman" w:cs="Times New Roman"/>
        </w:rPr>
        <w:t xml:space="preserve">emergence of </w:t>
      </w:r>
      <w:r w:rsidR="00CA6BCF">
        <w:rPr>
          <w:rFonts w:ascii="Times New Roman" w:hAnsi="Times New Roman" w:cs="Times New Roman"/>
        </w:rPr>
        <w:t>new VOC</w:t>
      </w:r>
      <w:r w:rsidR="006665B5" w:rsidRPr="00BA7E40">
        <w:rPr>
          <w:rFonts w:ascii="Times New Roman" w:hAnsi="Times New Roman" w:cs="Times New Roman"/>
        </w:rPr>
        <w:t>.</w:t>
      </w:r>
      <w:r w:rsidR="00652F3D" w:rsidRPr="00BA7E40">
        <w:rPr>
          <w:rFonts w:ascii="Times New Roman" w:hAnsi="Times New Roman" w:cs="Times New Roman"/>
        </w:rPr>
        <w:t xml:space="preserve"> </w:t>
      </w:r>
      <w:r w:rsidR="006665B5" w:rsidRPr="00BA7E40">
        <w:rPr>
          <w:rFonts w:ascii="Times New Roman" w:hAnsi="Times New Roman" w:cs="Times New Roman"/>
        </w:rPr>
        <w:t>E</w:t>
      </w:r>
      <w:r w:rsidR="00C01108" w:rsidRPr="00BA7E40">
        <w:rPr>
          <w:rFonts w:ascii="Times New Roman" w:hAnsi="Times New Roman" w:cs="Times New Roman"/>
        </w:rPr>
        <w:t xml:space="preserve">quitable and faster vaccine rollout is the key to </w:t>
      </w:r>
      <w:r w:rsidR="006665B5" w:rsidRPr="00BA7E40">
        <w:rPr>
          <w:rFonts w:ascii="Times New Roman" w:hAnsi="Times New Roman" w:cs="Times New Roman"/>
        </w:rPr>
        <w:t>reduc</w:t>
      </w:r>
      <w:r w:rsidR="00DC7E5E" w:rsidRPr="00BA7E40">
        <w:rPr>
          <w:rFonts w:ascii="Times New Roman" w:hAnsi="Times New Roman" w:cs="Times New Roman"/>
        </w:rPr>
        <w:t>ing</w:t>
      </w:r>
      <w:r w:rsidR="006665B5" w:rsidRPr="00BA7E40">
        <w:rPr>
          <w:rFonts w:ascii="Times New Roman" w:hAnsi="Times New Roman" w:cs="Times New Roman"/>
        </w:rPr>
        <w:t xml:space="preserve"> </w:t>
      </w:r>
      <w:r w:rsidR="00DC7E5E" w:rsidRPr="00BA7E40">
        <w:rPr>
          <w:rFonts w:ascii="Times New Roman" w:hAnsi="Times New Roman" w:cs="Times New Roman"/>
        </w:rPr>
        <w:t xml:space="preserve">the </w:t>
      </w:r>
      <w:r w:rsidR="006665B5" w:rsidRPr="00BA7E40">
        <w:rPr>
          <w:rFonts w:ascii="Times New Roman" w:hAnsi="Times New Roman" w:cs="Times New Roman"/>
        </w:rPr>
        <w:t>circulation of SARS-CoV-2 across the world</w:t>
      </w:r>
      <w:r w:rsidR="002F31B6">
        <w:rPr>
          <w:rFonts w:ascii="Times New Roman" w:hAnsi="Times New Roman" w:cs="Times New Roman"/>
        </w:rPr>
        <w:t xml:space="preserve"> </w:t>
      </w:r>
      <w:r w:rsidR="002F31B6">
        <w:rPr>
          <w:rFonts w:ascii="Times New Roman" w:hAnsi="Times New Roman" w:cs="Times New Roman"/>
        </w:rPr>
        <w:fldChar w:fldCharType="begin" w:fldLock="1"/>
      </w:r>
      <w:r w:rsidR="00FD6347">
        <w:rPr>
          <w:rFonts w:ascii="Times New Roman" w:hAnsi="Times New Roman" w:cs="Times New Roman"/>
        </w:rPr>
        <w:instrText>ADDIN CSL_CITATION {"citationItems":[{"id":"ITEM-1","itemData":{"DOI":"10.1016/S1473-3099(22)00320-6","ISSN":"14733099","author":[{"dropping-particle":"","family":"Watson","given":"Oliver J","non-dropping-particle":"","parse-names":false,"suffix":""},{"dropping-particle":"","family":"Barnsley","given":"Gregory","non-dropping-particle":"","parse-names":false,"suffix":""},{"dropping-particle":"","family":"Toor","given":"Jaspreet","non-dropping-particle":"","parse-names":false,"suffix":""},{"dropping-particle":"","family":"Hogan","given":"Alexandra B","non-dropping-particle":"","parse-names":false,"suffix":""},{"dropping-particle":"","family":"Winskill","given":"Peter","non-dropping-particle":"","parse-names":false,"suffix":""},{"dropping-particle":"","family":"Ghani","given":"Azra C","non-dropping-particle":"","parse-names":false,"suffix":""}],"container-title":"The Lancet Infectious Diseases","id":"ITEM-1","issue":"22","issued":{"date-parts":[["2022","6"]]},"page":"1-10","publisher":"The Author(s). Published by Elsevier Ltd. This is an Open Access article under the CC BY 4.0 license","title":"Global impact of the first year of COVID-19 vaccination: a mathematical modelling study","type":"article-journal","volume":"3099"},"uris":["http://www.mendeley.com/documents/?uuid=3e54f1a5-1d04-47bd-9984-477a1680a5ba"]}],"mendeley":{"formattedCitation":"(Watson et al. 2022)","plainTextFormattedCitation":"(Watson et al. 2022)","previouslyFormattedCitation":"(Watson et al. 2022)"},"properties":{"noteIndex":0},"schema":"https://github.com/citation-style-language/schema/raw/master/csl-citation.json"}</w:instrText>
      </w:r>
      <w:r w:rsidR="002F31B6">
        <w:rPr>
          <w:rFonts w:ascii="Times New Roman" w:hAnsi="Times New Roman" w:cs="Times New Roman"/>
        </w:rPr>
        <w:fldChar w:fldCharType="separate"/>
      </w:r>
      <w:r w:rsidR="00FD6347" w:rsidRPr="00FD6347">
        <w:rPr>
          <w:rFonts w:ascii="Times New Roman" w:hAnsi="Times New Roman" w:cs="Times New Roman"/>
          <w:noProof/>
        </w:rPr>
        <w:t>(Watson et al. 2022)</w:t>
      </w:r>
      <w:r w:rsidR="002F31B6">
        <w:rPr>
          <w:rFonts w:ascii="Times New Roman" w:hAnsi="Times New Roman" w:cs="Times New Roman"/>
        </w:rPr>
        <w:fldChar w:fldCharType="end"/>
      </w:r>
      <w:r w:rsidR="00C01108" w:rsidRPr="00BA7E40">
        <w:rPr>
          <w:rFonts w:ascii="Times New Roman" w:hAnsi="Times New Roman" w:cs="Times New Roman"/>
        </w:rPr>
        <w:t>.</w:t>
      </w:r>
    </w:p>
    <w:p w14:paraId="6D4C6FEF" w14:textId="038D2339" w:rsidR="00C55461" w:rsidRDefault="00C55461" w:rsidP="00E8439F">
      <w:pPr>
        <w:spacing w:after="0" w:line="480" w:lineRule="auto"/>
        <w:rPr>
          <w:rFonts w:ascii="Times New Roman" w:hAnsi="Times New Roman" w:cs="Times New Roman"/>
        </w:rPr>
      </w:pPr>
    </w:p>
    <w:p w14:paraId="203E6717" w14:textId="3BC9C75C" w:rsidR="003F09AF" w:rsidRDefault="00C55461" w:rsidP="006E7BB8">
      <w:pPr>
        <w:spacing w:after="0" w:line="480" w:lineRule="auto"/>
        <w:rPr>
          <w:rFonts w:ascii="Times New Roman" w:hAnsi="Times New Roman" w:cs="Times New Roman"/>
          <w:b/>
          <w:bCs/>
        </w:rPr>
      </w:pPr>
      <w:r w:rsidRPr="008D0D31">
        <w:rPr>
          <w:rFonts w:ascii="Times New Roman" w:hAnsi="Times New Roman" w:cs="Times New Roman"/>
        </w:rPr>
        <w:t xml:space="preserve">We have adjusted the model with number of test/100 </w:t>
      </w:r>
      <w:r w:rsidR="00B03A4E" w:rsidRPr="008D0D31">
        <w:rPr>
          <w:rFonts w:ascii="Times New Roman" w:hAnsi="Times New Roman" w:cs="Times New Roman"/>
        </w:rPr>
        <w:t>population</w:t>
      </w:r>
      <w:r w:rsidRPr="008D0D31">
        <w:rPr>
          <w:rFonts w:ascii="Times New Roman" w:hAnsi="Times New Roman" w:cs="Times New Roman"/>
        </w:rPr>
        <w:t xml:space="preserve"> in each country.</w:t>
      </w:r>
      <w:r w:rsidR="00287663" w:rsidRPr="002B575B">
        <w:rPr>
          <w:rFonts w:ascii="Times New Roman" w:hAnsi="Times New Roman" w:cs="Times New Roman"/>
        </w:rPr>
        <w:t xml:space="preserve"> Some</w:t>
      </w:r>
      <w:r w:rsidR="00F01115" w:rsidRPr="002B575B">
        <w:rPr>
          <w:rFonts w:ascii="Times New Roman" w:hAnsi="Times New Roman" w:cs="Times New Roman"/>
        </w:rPr>
        <w:t xml:space="preserve"> countr</w:t>
      </w:r>
      <w:r w:rsidR="00287663" w:rsidRPr="002B575B">
        <w:rPr>
          <w:rFonts w:ascii="Times New Roman" w:hAnsi="Times New Roman" w:cs="Times New Roman"/>
        </w:rPr>
        <w:t>ies</w:t>
      </w:r>
      <w:r w:rsidR="00F01115" w:rsidRPr="002B575B">
        <w:rPr>
          <w:rFonts w:ascii="Times New Roman" w:hAnsi="Times New Roman" w:cs="Times New Roman"/>
        </w:rPr>
        <w:t xml:space="preserve"> do not report the </w:t>
      </w:r>
      <w:r w:rsidR="00F01115" w:rsidRPr="004172D5">
        <w:rPr>
          <w:rFonts w:ascii="Times New Roman" w:hAnsi="Times New Roman" w:cs="Times New Roman"/>
        </w:rPr>
        <w:t>daily testing numbe</w:t>
      </w:r>
      <w:r w:rsidR="00F01115" w:rsidRPr="00CF38AC">
        <w:rPr>
          <w:rFonts w:ascii="Times New Roman" w:hAnsi="Times New Roman" w:cs="Times New Roman"/>
        </w:rPr>
        <w:t>r</w:t>
      </w:r>
      <w:r w:rsidR="00287663" w:rsidRPr="00CF38AC">
        <w:rPr>
          <w:rFonts w:ascii="Times New Roman" w:hAnsi="Times New Roman" w:cs="Times New Roman"/>
        </w:rPr>
        <w:t xml:space="preserve"> while</w:t>
      </w:r>
      <w:r w:rsidR="00F01115" w:rsidRPr="00CF38AC">
        <w:rPr>
          <w:rFonts w:ascii="Times New Roman" w:hAnsi="Times New Roman" w:cs="Times New Roman"/>
        </w:rPr>
        <w:t xml:space="preserve"> some countries</w:t>
      </w:r>
      <w:r w:rsidR="00287663" w:rsidRPr="00CF38AC">
        <w:rPr>
          <w:rFonts w:ascii="Times New Roman" w:hAnsi="Times New Roman" w:cs="Times New Roman"/>
        </w:rPr>
        <w:t xml:space="preserve"> </w:t>
      </w:r>
      <w:r w:rsidR="006F0152" w:rsidRPr="00CF38AC">
        <w:rPr>
          <w:rFonts w:ascii="Times New Roman" w:hAnsi="Times New Roman" w:cs="Times New Roman"/>
        </w:rPr>
        <w:t>share test number irregularly.</w:t>
      </w:r>
      <w:r w:rsidR="00A86017">
        <w:rPr>
          <w:rFonts w:ascii="Times New Roman" w:hAnsi="Times New Roman" w:cs="Times New Roman"/>
        </w:rPr>
        <w:t xml:space="preserve"> T</w:t>
      </w:r>
      <w:r w:rsidR="006F0152" w:rsidRPr="00CF38AC">
        <w:rPr>
          <w:rFonts w:ascii="Times New Roman" w:hAnsi="Times New Roman" w:cs="Times New Roman"/>
        </w:rPr>
        <w:t>esting is an important variable</w:t>
      </w:r>
      <w:r w:rsidR="00191ED1">
        <w:rPr>
          <w:rFonts w:ascii="Times New Roman" w:hAnsi="Times New Roman" w:cs="Times New Roman"/>
        </w:rPr>
        <w:t xml:space="preserve"> that if not adjusted for </w:t>
      </w:r>
      <w:r w:rsidR="000651A1">
        <w:rPr>
          <w:rFonts w:ascii="Times New Roman" w:hAnsi="Times New Roman" w:cs="Times New Roman"/>
        </w:rPr>
        <w:t xml:space="preserve">it </w:t>
      </w:r>
      <w:r w:rsidR="006F0152" w:rsidRPr="00CF38AC">
        <w:rPr>
          <w:rFonts w:ascii="Times New Roman" w:hAnsi="Times New Roman" w:cs="Times New Roman"/>
        </w:rPr>
        <w:t xml:space="preserve">might </w:t>
      </w:r>
      <w:r w:rsidR="00191ED1">
        <w:rPr>
          <w:rFonts w:ascii="Times New Roman" w:hAnsi="Times New Roman" w:cs="Times New Roman"/>
        </w:rPr>
        <w:t>result in the identification of spurious relationships</w:t>
      </w:r>
      <w:r w:rsidR="006F0152" w:rsidRPr="000914B5">
        <w:rPr>
          <w:rFonts w:ascii="Times New Roman" w:hAnsi="Times New Roman" w:cs="Times New Roman"/>
        </w:rPr>
        <w:t>.</w:t>
      </w:r>
      <w:r w:rsidR="00303708" w:rsidRPr="00BC394A">
        <w:rPr>
          <w:rFonts w:ascii="Times New Roman" w:hAnsi="Times New Roman" w:cs="Times New Roman"/>
        </w:rPr>
        <w:t xml:space="preserve"> </w:t>
      </w:r>
      <w:r w:rsidR="00303708" w:rsidRPr="008D0D31">
        <w:rPr>
          <w:rFonts w:ascii="Times New Roman" w:hAnsi="Times New Roman" w:cs="Times New Roman"/>
        </w:rPr>
        <w:t xml:space="preserve">The denominator of the </w:t>
      </w:r>
      <w:proofErr w:type="spellStart"/>
      <w:r w:rsidR="00DA46E9">
        <w:rPr>
          <w:rFonts w:ascii="Times New Roman" w:hAnsi="Times New Roman" w:cs="Times New Roman"/>
        </w:rPr>
        <w:t>r</w:t>
      </w:r>
      <w:r w:rsidR="00303708" w:rsidRPr="008D0D31">
        <w:rPr>
          <w:rFonts w:ascii="Times New Roman" w:hAnsi="Times New Roman" w:cs="Times New Roman"/>
        </w:rPr>
        <w:t>CFR</w:t>
      </w:r>
      <w:proofErr w:type="spellEnd"/>
      <w:r w:rsidR="00DA46E9">
        <w:rPr>
          <w:rFonts w:ascii="Times New Roman" w:hAnsi="Times New Roman" w:cs="Times New Roman"/>
        </w:rPr>
        <w:t>,</w:t>
      </w:r>
      <w:r w:rsidR="00303708" w:rsidRPr="008D0D31">
        <w:rPr>
          <w:rFonts w:ascii="Times New Roman" w:hAnsi="Times New Roman" w:cs="Times New Roman"/>
        </w:rPr>
        <w:t xml:space="preserve"> </w:t>
      </w:r>
      <w:r w:rsidR="00DA46E9">
        <w:rPr>
          <w:rFonts w:ascii="Times New Roman" w:hAnsi="Times New Roman" w:cs="Times New Roman"/>
        </w:rPr>
        <w:t xml:space="preserve">the </w:t>
      </w:r>
      <w:r w:rsidR="00303708" w:rsidRPr="008D0D31">
        <w:rPr>
          <w:rFonts w:ascii="Times New Roman" w:hAnsi="Times New Roman" w:cs="Times New Roman"/>
        </w:rPr>
        <w:t xml:space="preserve">cases of COVID-19 is entirely predicated on the number of tests that a country has reported. As such, it is possible that the lower </w:t>
      </w:r>
      <w:proofErr w:type="spellStart"/>
      <w:r w:rsidR="00303708" w:rsidRPr="008D0D31">
        <w:rPr>
          <w:rFonts w:ascii="Times New Roman" w:hAnsi="Times New Roman" w:cs="Times New Roman"/>
        </w:rPr>
        <w:t>rCFRs</w:t>
      </w:r>
      <w:proofErr w:type="spellEnd"/>
      <w:r w:rsidR="00303708" w:rsidRPr="008D0D31">
        <w:rPr>
          <w:rFonts w:ascii="Times New Roman" w:hAnsi="Times New Roman" w:cs="Times New Roman"/>
        </w:rPr>
        <w:t xml:space="preserve"> in higher vaccination countries </w:t>
      </w:r>
      <w:r w:rsidR="00191ED1">
        <w:rPr>
          <w:rFonts w:ascii="Times New Roman" w:hAnsi="Times New Roman" w:cs="Times New Roman"/>
        </w:rPr>
        <w:t xml:space="preserve">is </w:t>
      </w:r>
      <w:r w:rsidR="00303708" w:rsidRPr="008D0D31">
        <w:rPr>
          <w:rFonts w:ascii="Times New Roman" w:hAnsi="Times New Roman" w:cs="Times New Roman"/>
        </w:rPr>
        <w:t xml:space="preserve">simply reflective of greater testing capacity and thus a bigger denominator for the same number of deaths. </w:t>
      </w:r>
      <w:r w:rsidR="008D0D31">
        <w:rPr>
          <w:rFonts w:ascii="Times New Roman" w:hAnsi="Times New Roman" w:cs="Times New Roman"/>
        </w:rPr>
        <w:t xml:space="preserve">Thus, </w:t>
      </w:r>
      <w:r w:rsidR="00191ED1">
        <w:rPr>
          <w:rFonts w:ascii="Times New Roman" w:hAnsi="Times New Roman" w:cs="Times New Roman"/>
        </w:rPr>
        <w:t xml:space="preserve">only those </w:t>
      </w:r>
      <w:r w:rsidR="008D0D31">
        <w:rPr>
          <w:rFonts w:ascii="Times New Roman" w:hAnsi="Times New Roman" w:cs="Times New Roman"/>
        </w:rPr>
        <w:t xml:space="preserve">countries </w:t>
      </w:r>
      <w:r w:rsidR="00191ED1">
        <w:rPr>
          <w:rFonts w:ascii="Times New Roman" w:hAnsi="Times New Roman" w:cs="Times New Roman"/>
        </w:rPr>
        <w:t xml:space="preserve">that regularly reported test data were kept </w:t>
      </w:r>
      <w:r w:rsidR="00F5083E">
        <w:rPr>
          <w:rFonts w:ascii="Times New Roman" w:hAnsi="Times New Roman" w:cs="Times New Roman"/>
        </w:rPr>
        <w:t>in the analysis</w:t>
      </w:r>
      <w:r w:rsidR="002B575B">
        <w:rPr>
          <w:rFonts w:ascii="Times New Roman" w:hAnsi="Times New Roman" w:cs="Times New Roman"/>
        </w:rPr>
        <w:t xml:space="preserve">. </w:t>
      </w:r>
    </w:p>
    <w:p w14:paraId="2B10A00D" w14:textId="1F93C1A9" w:rsidR="006C28B3" w:rsidRPr="00DD1772" w:rsidRDefault="006C28B3" w:rsidP="00E8439F">
      <w:pPr>
        <w:spacing w:after="0" w:line="480" w:lineRule="auto"/>
        <w:rPr>
          <w:rFonts w:ascii="Times New Roman" w:hAnsi="Times New Roman" w:cs="Times New Roman"/>
        </w:rPr>
      </w:pPr>
    </w:p>
    <w:p w14:paraId="4F7BF394" w14:textId="77777777" w:rsidR="006C28B3" w:rsidRDefault="006C28B3" w:rsidP="00C21636">
      <w:pPr>
        <w:spacing w:after="0" w:line="480" w:lineRule="auto"/>
        <w:rPr>
          <w:rFonts w:ascii="Times New Roman" w:hAnsi="Times New Roman" w:cs="Times New Roman"/>
          <w:b/>
          <w:bCs/>
        </w:rPr>
      </w:pPr>
    </w:p>
    <w:p w14:paraId="29153E2B" w14:textId="3287EEFE" w:rsidR="002E3972" w:rsidRPr="00BA7E40" w:rsidRDefault="00852290" w:rsidP="00E8439F">
      <w:pPr>
        <w:spacing w:after="0" w:line="480" w:lineRule="auto"/>
        <w:rPr>
          <w:rFonts w:ascii="Times New Roman" w:hAnsi="Times New Roman" w:cs="Times New Roman"/>
        </w:rPr>
      </w:pPr>
      <w:r w:rsidRPr="00044252">
        <w:rPr>
          <w:rFonts w:ascii="Times New Roman" w:hAnsi="Times New Roman" w:cs="Times New Roman"/>
        </w:rPr>
        <w:t xml:space="preserve">This study has several limitations. The main limitation is </w:t>
      </w:r>
      <w:r w:rsidR="00B52964" w:rsidRPr="00044252">
        <w:rPr>
          <w:rFonts w:ascii="Times New Roman" w:hAnsi="Times New Roman" w:cs="Times New Roman"/>
        </w:rPr>
        <w:t xml:space="preserve">the </w:t>
      </w:r>
      <w:r w:rsidR="008A62AA">
        <w:rPr>
          <w:rFonts w:ascii="Times New Roman" w:hAnsi="Times New Roman" w:cs="Times New Roman"/>
        </w:rPr>
        <w:t>dependence of number of cases on the intensity of testing</w:t>
      </w:r>
      <w:r w:rsidR="00E06325">
        <w:rPr>
          <w:rFonts w:ascii="Times New Roman" w:hAnsi="Times New Roman" w:cs="Times New Roman"/>
        </w:rPr>
        <w:t xml:space="preserve"> thus countries</w:t>
      </w:r>
      <w:r w:rsidR="00AC7BC0">
        <w:rPr>
          <w:rFonts w:ascii="Times New Roman" w:hAnsi="Times New Roman" w:cs="Times New Roman"/>
        </w:rPr>
        <w:t xml:space="preserve"> with</w:t>
      </w:r>
      <w:r w:rsidR="003B374D">
        <w:rPr>
          <w:rFonts w:ascii="Times New Roman" w:hAnsi="Times New Roman" w:cs="Times New Roman"/>
        </w:rPr>
        <w:t xml:space="preserve"> under testing </w:t>
      </w:r>
      <w:r w:rsidR="00AC7BC0">
        <w:rPr>
          <w:rFonts w:ascii="Times New Roman" w:hAnsi="Times New Roman" w:cs="Times New Roman"/>
        </w:rPr>
        <w:t xml:space="preserve">had </w:t>
      </w:r>
      <w:r w:rsidR="003B374D">
        <w:rPr>
          <w:rFonts w:ascii="Times New Roman" w:hAnsi="Times New Roman" w:cs="Times New Roman"/>
        </w:rPr>
        <w:t>missed the fatal cases due to COVID-19</w:t>
      </w:r>
      <w:r w:rsidR="008A62AA">
        <w:rPr>
          <w:rFonts w:ascii="Times New Roman" w:hAnsi="Times New Roman" w:cs="Times New Roman"/>
        </w:rPr>
        <w:t>.</w:t>
      </w:r>
      <w:r w:rsidR="00AC7BC0">
        <w:rPr>
          <w:rFonts w:ascii="Times New Roman" w:hAnsi="Times New Roman" w:cs="Times New Roman"/>
        </w:rPr>
        <w:t xml:space="preserve"> </w:t>
      </w:r>
      <w:r w:rsidR="00742FF2" w:rsidRPr="00044252">
        <w:rPr>
          <w:rFonts w:ascii="Times New Roman" w:hAnsi="Times New Roman" w:cs="Times New Roman"/>
        </w:rPr>
        <w:t xml:space="preserve">In countries where people undergo swabs for travelling, working, moving, accessing to healthcare etc., </w:t>
      </w:r>
      <w:r w:rsidR="008A62AA">
        <w:rPr>
          <w:rFonts w:ascii="Times New Roman" w:hAnsi="Times New Roman" w:cs="Times New Roman"/>
        </w:rPr>
        <w:t xml:space="preserve">which tend to be higher income countries where vaccine roll out was faster, large numbers of </w:t>
      </w:r>
      <w:r w:rsidR="00742FF2" w:rsidRPr="00044252">
        <w:rPr>
          <w:rFonts w:ascii="Times New Roman" w:hAnsi="Times New Roman" w:cs="Times New Roman"/>
        </w:rPr>
        <w:t xml:space="preserve">asymptomatic people </w:t>
      </w:r>
      <w:r w:rsidR="008A62AA">
        <w:rPr>
          <w:rFonts w:ascii="Times New Roman" w:hAnsi="Times New Roman" w:cs="Times New Roman"/>
        </w:rPr>
        <w:t xml:space="preserve">are tested </w:t>
      </w:r>
      <w:r w:rsidR="00742FF2" w:rsidRPr="00044252">
        <w:rPr>
          <w:rFonts w:ascii="Times New Roman" w:hAnsi="Times New Roman" w:cs="Times New Roman"/>
        </w:rPr>
        <w:t>daily</w:t>
      </w:r>
      <w:r w:rsidR="008A62AA">
        <w:rPr>
          <w:rFonts w:ascii="Times New Roman" w:hAnsi="Times New Roman" w:cs="Times New Roman"/>
        </w:rPr>
        <w:t xml:space="preserve">, which may </w:t>
      </w:r>
      <w:r w:rsidR="00742FF2" w:rsidRPr="00044252">
        <w:rPr>
          <w:rFonts w:ascii="Times New Roman" w:hAnsi="Times New Roman" w:cs="Times New Roman"/>
        </w:rPr>
        <w:t>result</w:t>
      </w:r>
      <w:r w:rsidR="008A62AA">
        <w:rPr>
          <w:rFonts w:ascii="Times New Roman" w:hAnsi="Times New Roman" w:cs="Times New Roman"/>
        </w:rPr>
        <w:t xml:space="preserve"> in the identification of large numbers of asymptomatic infections. </w:t>
      </w:r>
      <w:r w:rsidR="00742FF2" w:rsidRPr="00044252">
        <w:rPr>
          <w:rFonts w:ascii="Times New Roman" w:hAnsi="Times New Roman" w:cs="Times New Roman"/>
        </w:rPr>
        <w:t>The</w:t>
      </w:r>
      <w:r w:rsidR="008A62AA">
        <w:rPr>
          <w:rFonts w:ascii="Times New Roman" w:hAnsi="Times New Roman" w:cs="Times New Roman"/>
        </w:rPr>
        <w:t xml:space="preserve">se </w:t>
      </w:r>
      <w:r w:rsidR="00742FF2" w:rsidRPr="00044252">
        <w:rPr>
          <w:rFonts w:ascii="Times New Roman" w:hAnsi="Times New Roman" w:cs="Times New Roman"/>
        </w:rPr>
        <w:t xml:space="preserve">are then counted as </w:t>
      </w:r>
      <w:r w:rsidR="006A4515" w:rsidRPr="00044252">
        <w:rPr>
          <w:rFonts w:ascii="Times New Roman" w:hAnsi="Times New Roman" w:cs="Times New Roman"/>
        </w:rPr>
        <w:t xml:space="preserve">COVID </w:t>
      </w:r>
      <w:r w:rsidR="00742FF2" w:rsidRPr="00044252">
        <w:rPr>
          <w:rFonts w:ascii="Times New Roman" w:hAnsi="Times New Roman" w:cs="Times New Roman"/>
        </w:rPr>
        <w:t xml:space="preserve">cases but are merely </w:t>
      </w:r>
      <w:r w:rsidR="006A4515" w:rsidRPr="00044252">
        <w:rPr>
          <w:rFonts w:ascii="Times New Roman" w:hAnsi="Times New Roman" w:cs="Times New Roman"/>
        </w:rPr>
        <w:t>clinically ill</w:t>
      </w:r>
      <w:r w:rsidR="00742FF2" w:rsidRPr="00044252">
        <w:rPr>
          <w:rFonts w:ascii="Times New Roman" w:hAnsi="Times New Roman" w:cs="Times New Roman"/>
        </w:rPr>
        <w:t xml:space="preserve">. Thus, only some individuals in these countries </w:t>
      </w:r>
      <w:proofErr w:type="gramStart"/>
      <w:r w:rsidR="00742FF2" w:rsidRPr="00044252">
        <w:rPr>
          <w:rFonts w:ascii="Times New Roman" w:hAnsi="Times New Roman" w:cs="Times New Roman"/>
        </w:rPr>
        <w:t>actually are</w:t>
      </w:r>
      <w:proofErr w:type="gramEnd"/>
      <w:r w:rsidR="00742FF2" w:rsidRPr="00044252">
        <w:rPr>
          <w:rFonts w:ascii="Times New Roman" w:hAnsi="Times New Roman" w:cs="Times New Roman"/>
        </w:rPr>
        <w:t xml:space="preserve"> cases, because a </w:t>
      </w:r>
      <w:r w:rsidR="008A62AA">
        <w:rPr>
          <w:rFonts w:ascii="Times New Roman" w:hAnsi="Times New Roman" w:cs="Times New Roman"/>
        </w:rPr>
        <w:t>large</w:t>
      </w:r>
      <w:r w:rsidR="00742FF2" w:rsidRPr="00044252">
        <w:rPr>
          <w:rFonts w:ascii="Times New Roman" w:hAnsi="Times New Roman" w:cs="Times New Roman"/>
        </w:rPr>
        <w:t xml:space="preserve"> fraction of positives </w:t>
      </w:r>
      <w:r w:rsidR="005D2DBB" w:rsidRPr="00044252">
        <w:rPr>
          <w:rFonts w:ascii="Times New Roman" w:hAnsi="Times New Roman" w:cs="Times New Roman"/>
        </w:rPr>
        <w:t>is</w:t>
      </w:r>
      <w:r w:rsidR="00742FF2" w:rsidRPr="00044252">
        <w:rPr>
          <w:rFonts w:ascii="Times New Roman" w:hAnsi="Times New Roman" w:cs="Times New Roman"/>
        </w:rPr>
        <w:t xml:space="preserve"> asymptomatic and are, therefore, infected. This</w:t>
      </w:r>
      <w:r w:rsidR="005D2DBB" w:rsidRPr="00044252">
        <w:rPr>
          <w:rFonts w:ascii="Times New Roman" w:hAnsi="Times New Roman" w:cs="Times New Roman"/>
        </w:rPr>
        <w:t xml:space="preserve"> might cause</w:t>
      </w:r>
      <w:r w:rsidR="00742FF2" w:rsidRPr="00044252">
        <w:rPr>
          <w:rFonts w:ascii="Times New Roman" w:hAnsi="Times New Roman" w:cs="Times New Roman"/>
        </w:rPr>
        <w:t xml:space="preserve"> an expansion in the denominator of the proportion artificially</w:t>
      </w:r>
      <w:r w:rsidR="005D2DBB" w:rsidRPr="00044252">
        <w:rPr>
          <w:rFonts w:ascii="Times New Roman" w:hAnsi="Times New Roman" w:cs="Times New Roman"/>
        </w:rPr>
        <w:t xml:space="preserve"> lower</w:t>
      </w:r>
      <w:r w:rsidR="008A62AA">
        <w:rPr>
          <w:rFonts w:ascii="Times New Roman" w:hAnsi="Times New Roman" w:cs="Times New Roman"/>
        </w:rPr>
        <w:t xml:space="preserve">ing the </w:t>
      </w:r>
      <w:r w:rsidR="005D2DBB" w:rsidRPr="00044252">
        <w:rPr>
          <w:rFonts w:ascii="Times New Roman" w:hAnsi="Times New Roman" w:cs="Times New Roman"/>
        </w:rPr>
        <w:t>case</w:t>
      </w:r>
      <w:r w:rsidR="00742FF2" w:rsidRPr="00044252">
        <w:rPr>
          <w:rFonts w:ascii="Times New Roman" w:hAnsi="Times New Roman" w:cs="Times New Roman"/>
        </w:rPr>
        <w:t xml:space="preserve"> fatality</w:t>
      </w:r>
      <w:r w:rsidR="005D2DBB" w:rsidRPr="00044252">
        <w:rPr>
          <w:rFonts w:ascii="Times New Roman" w:hAnsi="Times New Roman" w:cs="Times New Roman"/>
        </w:rPr>
        <w:t xml:space="preserve"> ratio</w:t>
      </w:r>
      <w:r w:rsidR="0016325D" w:rsidRPr="00044252">
        <w:rPr>
          <w:rFonts w:ascii="Times New Roman" w:hAnsi="Times New Roman" w:cs="Times New Roman"/>
        </w:rPr>
        <w:t>.</w:t>
      </w:r>
      <w:r w:rsidR="005D2DBB" w:rsidRPr="00044252">
        <w:rPr>
          <w:rFonts w:ascii="Times New Roman" w:hAnsi="Times New Roman" w:cs="Times New Roman"/>
        </w:rPr>
        <w:t xml:space="preserve">  </w:t>
      </w:r>
      <w:r w:rsidR="008A62AA">
        <w:rPr>
          <w:rFonts w:ascii="Times New Roman" w:hAnsi="Times New Roman" w:cs="Times New Roman"/>
        </w:rPr>
        <w:t xml:space="preserve">In contrast, it is likely that in </w:t>
      </w:r>
      <w:r w:rsidR="0016325D" w:rsidRPr="00044252">
        <w:rPr>
          <w:rFonts w:ascii="Times New Roman" w:hAnsi="Times New Roman" w:cs="Times New Roman"/>
        </w:rPr>
        <w:t xml:space="preserve">Saharan </w:t>
      </w:r>
      <w:r w:rsidR="005D2DBB" w:rsidRPr="00044252">
        <w:rPr>
          <w:rFonts w:ascii="Times New Roman" w:hAnsi="Times New Roman" w:cs="Times New Roman"/>
        </w:rPr>
        <w:t xml:space="preserve">African </w:t>
      </w:r>
      <w:r w:rsidR="0016325D" w:rsidRPr="00044252">
        <w:rPr>
          <w:rFonts w:ascii="Times New Roman" w:hAnsi="Times New Roman" w:cs="Times New Roman"/>
        </w:rPr>
        <w:t xml:space="preserve">countries the proportion of apparently healthy individuals who </w:t>
      </w:r>
      <w:r w:rsidR="008A62AA">
        <w:rPr>
          <w:rFonts w:ascii="Times New Roman" w:hAnsi="Times New Roman" w:cs="Times New Roman"/>
        </w:rPr>
        <w:t xml:space="preserve">are tested is much lower </w:t>
      </w:r>
      <w:r w:rsidR="0029736A">
        <w:rPr>
          <w:rFonts w:ascii="Times New Roman" w:hAnsi="Times New Roman" w:cs="Times New Roman"/>
        </w:rPr>
        <w:t xml:space="preserve">leading </w:t>
      </w:r>
      <w:r w:rsidR="0029736A" w:rsidRPr="00044252">
        <w:rPr>
          <w:rFonts w:ascii="Times New Roman" w:hAnsi="Times New Roman" w:cs="Times New Roman"/>
        </w:rPr>
        <w:t>to</w:t>
      </w:r>
      <w:r w:rsidR="0016325D" w:rsidRPr="00044252">
        <w:rPr>
          <w:rFonts w:ascii="Times New Roman" w:hAnsi="Times New Roman" w:cs="Times New Roman"/>
        </w:rPr>
        <w:t xml:space="preserve"> apparently </w:t>
      </w:r>
      <w:r w:rsidR="008A62AA">
        <w:rPr>
          <w:rFonts w:ascii="Times New Roman" w:hAnsi="Times New Roman" w:cs="Times New Roman"/>
        </w:rPr>
        <w:t xml:space="preserve">lower </w:t>
      </w:r>
      <w:proofErr w:type="spellStart"/>
      <w:r w:rsidR="00832330" w:rsidRPr="00044252">
        <w:rPr>
          <w:rFonts w:ascii="Times New Roman" w:hAnsi="Times New Roman" w:cs="Times New Roman"/>
        </w:rPr>
        <w:t>rCFR</w:t>
      </w:r>
      <w:proofErr w:type="spellEnd"/>
      <w:r w:rsidR="00832330" w:rsidRPr="00044252">
        <w:rPr>
          <w:rFonts w:ascii="Times New Roman" w:hAnsi="Times New Roman" w:cs="Times New Roman"/>
        </w:rPr>
        <w:t xml:space="preserve"> </w:t>
      </w:r>
      <w:r w:rsidR="0016325D" w:rsidRPr="00044252">
        <w:rPr>
          <w:rFonts w:ascii="Times New Roman" w:hAnsi="Times New Roman" w:cs="Times New Roman"/>
        </w:rPr>
        <w:t>in these countries</w:t>
      </w:r>
      <w:r w:rsidR="00786F2C" w:rsidRPr="00044252">
        <w:rPr>
          <w:rFonts w:ascii="Times New Roman" w:hAnsi="Times New Roman" w:cs="Times New Roman"/>
        </w:rPr>
        <w:t xml:space="preserve">. </w:t>
      </w:r>
      <w:r w:rsidR="00710677">
        <w:rPr>
          <w:rFonts w:ascii="Times New Roman" w:hAnsi="Times New Roman" w:cs="Times New Roman"/>
        </w:rPr>
        <w:t>The association</w:t>
      </w:r>
      <w:r w:rsidR="00DA3679">
        <w:rPr>
          <w:rFonts w:ascii="Times New Roman" w:hAnsi="Times New Roman" w:cs="Times New Roman"/>
        </w:rPr>
        <w:t>s</w:t>
      </w:r>
      <w:r w:rsidR="00710677">
        <w:rPr>
          <w:rFonts w:ascii="Times New Roman" w:hAnsi="Times New Roman" w:cs="Times New Roman"/>
        </w:rPr>
        <w:t xml:space="preserve"> we reported between COV</w:t>
      </w:r>
      <w:r w:rsidR="00B8799B">
        <w:rPr>
          <w:rFonts w:ascii="Times New Roman" w:hAnsi="Times New Roman" w:cs="Times New Roman"/>
        </w:rPr>
        <w:t>I</w:t>
      </w:r>
      <w:r w:rsidR="00710677">
        <w:rPr>
          <w:rFonts w:ascii="Times New Roman" w:hAnsi="Times New Roman" w:cs="Times New Roman"/>
        </w:rPr>
        <w:t xml:space="preserve">D-19 </w:t>
      </w:r>
      <w:proofErr w:type="spellStart"/>
      <w:r w:rsidR="00710677">
        <w:rPr>
          <w:rFonts w:ascii="Times New Roman" w:hAnsi="Times New Roman" w:cs="Times New Roman"/>
        </w:rPr>
        <w:lastRenderedPageBreak/>
        <w:t>rCFR</w:t>
      </w:r>
      <w:proofErr w:type="spellEnd"/>
      <w:r w:rsidR="00710677">
        <w:rPr>
          <w:rFonts w:ascii="Times New Roman" w:hAnsi="Times New Roman" w:cs="Times New Roman"/>
        </w:rPr>
        <w:t xml:space="preserve">/excess mortality and </w:t>
      </w:r>
      <w:r w:rsidR="00077D21">
        <w:rPr>
          <w:rFonts w:ascii="Times New Roman" w:hAnsi="Times New Roman" w:cs="Times New Roman"/>
        </w:rPr>
        <w:t>explanatory</w:t>
      </w:r>
      <w:r w:rsidR="00710677">
        <w:rPr>
          <w:rFonts w:ascii="Times New Roman" w:hAnsi="Times New Roman" w:cs="Times New Roman"/>
        </w:rPr>
        <w:t xml:space="preserve"> variables are statistical association</w:t>
      </w:r>
      <w:r w:rsidR="00DA3679">
        <w:rPr>
          <w:rFonts w:ascii="Times New Roman" w:hAnsi="Times New Roman" w:cs="Times New Roman"/>
        </w:rPr>
        <w:t>s</w:t>
      </w:r>
      <w:r w:rsidR="00710677">
        <w:rPr>
          <w:rFonts w:ascii="Times New Roman" w:hAnsi="Times New Roman" w:cs="Times New Roman"/>
        </w:rPr>
        <w:t xml:space="preserve"> and should </w:t>
      </w:r>
      <w:r w:rsidR="00C37506">
        <w:rPr>
          <w:rFonts w:ascii="Times New Roman" w:hAnsi="Times New Roman" w:cs="Times New Roman"/>
        </w:rPr>
        <w:t xml:space="preserve">not </w:t>
      </w:r>
      <w:r w:rsidR="00710677">
        <w:rPr>
          <w:rFonts w:ascii="Times New Roman" w:hAnsi="Times New Roman" w:cs="Times New Roman"/>
        </w:rPr>
        <w:t xml:space="preserve">be interpreted as causal. </w:t>
      </w:r>
    </w:p>
    <w:p w14:paraId="109392D4" w14:textId="77777777" w:rsidR="0029736A" w:rsidRDefault="0029736A" w:rsidP="00E06325">
      <w:pPr>
        <w:spacing w:after="0" w:line="480" w:lineRule="auto"/>
        <w:rPr>
          <w:rFonts w:ascii="Times New Roman" w:hAnsi="Times New Roman" w:cs="Times New Roman"/>
        </w:rPr>
      </w:pPr>
    </w:p>
    <w:p w14:paraId="7EF99CCE" w14:textId="753622D1" w:rsidR="008F12B7" w:rsidRPr="00BA7E40" w:rsidRDefault="008F12B7" w:rsidP="00520DB8">
      <w:pPr>
        <w:spacing w:after="0" w:line="480" w:lineRule="auto"/>
        <w:rPr>
          <w:rFonts w:ascii="Times New Roman" w:hAnsi="Times New Roman" w:cs="Times New Roman"/>
          <w:b/>
          <w:bCs/>
        </w:rPr>
      </w:pPr>
      <w:r w:rsidRPr="00BA7E40">
        <w:rPr>
          <w:rFonts w:ascii="Times New Roman" w:hAnsi="Times New Roman" w:cs="Times New Roman"/>
          <w:b/>
          <w:bCs/>
        </w:rPr>
        <w:t xml:space="preserve">Conclusion: </w:t>
      </w:r>
    </w:p>
    <w:p w14:paraId="000B1F49" w14:textId="25E2D6BF" w:rsidR="006E5672" w:rsidRPr="00520DB8" w:rsidRDefault="00030732" w:rsidP="00520DB8">
      <w:pPr>
        <w:spacing w:line="480" w:lineRule="auto"/>
        <w:jc w:val="both"/>
        <w:rPr>
          <w:rFonts w:ascii="Times New Roman" w:hAnsi="Times New Roman" w:cs="Times New Roman"/>
        </w:rPr>
      </w:pPr>
      <w:r w:rsidRPr="00BA7E40">
        <w:rPr>
          <w:rFonts w:ascii="Times New Roman" w:hAnsi="Times New Roman" w:cs="Times New Roman"/>
        </w:rPr>
        <w:t xml:space="preserve">More than </w:t>
      </w:r>
      <w:r w:rsidR="00816ABE" w:rsidRPr="00BA7E40">
        <w:rPr>
          <w:rFonts w:ascii="Times New Roman" w:hAnsi="Times New Roman" w:cs="Times New Roman"/>
        </w:rPr>
        <w:t>2</w:t>
      </w:r>
      <w:ins w:id="225" w:author="Mohammad Nayeem Hasan" w:date="2023-01-11T19:59:00Z">
        <w:r w:rsidR="00510F2D">
          <w:rPr>
            <w:rFonts w:ascii="Times New Roman" w:hAnsi="Times New Roman" w:cs="Times New Roman"/>
          </w:rPr>
          <w:t>50</w:t>
        </w:r>
      </w:ins>
      <w:del w:id="226" w:author="Mohammad Nayeem Hasan" w:date="2023-01-11T19:59:00Z">
        <w:r w:rsidR="007473BD" w:rsidDel="00510F2D">
          <w:rPr>
            <w:rFonts w:ascii="Times New Roman" w:hAnsi="Times New Roman" w:cs="Times New Roman"/>
          </w:rPr>
          <w:delText>46</w:delText>
        </w:r>
      </w:del>
      <w:r w:rsidR="00816ABE" w:rsidRPr="00BA7E40">
        <w:rPr>
          <w:rFonts w:ascii="Times New Roman" w:hAnsi="Times New Roman" w:cs="Times New Roman"/>
        </w:rPr>
        <w:t xml:space="preserve"> </w:t>
      </w:r>
      <w:r w:rsidRPr="00BA7E40">
        <w:rPr>
          <w:rFonts w:ascii="Times New Roman" w:hAnsi="Times New Roman" w:cs="Times New Roman"/>
        </w:rPr>
        <w:t xml:space="preserve">doses of COVID-19 vaccines </w:t>
      </w:r>
      <w:r w:rsidR="000E5954" w:rsidRPr="00BA7E40">
        <w:rPr>
          <w:rFonts w:ascii="Times New Roman" w:hAnsi="Times New Roman" w:cs="Times New Roman"/>
        </w:rPr>
        <w:t>have</w:t>
      </w:r>
      <w:r w:rsidRPr="00BA7E40">
        <w:rPr>
          <w:rFonts w:ascii="Times New Roman" w:hAnsi="Times New Roman" w:cs="Times New Roman"/>
        </w:rPr>
        <w:t xml:space="preserve"> been given per 100 peop</w:t>
      </w:r>
      <w:r w:rsidR="00867EB2" w:rsidRPr="00BA7E40">
        <w:rPr>
          <w:rFonts w:ascii="Times New Roman" w:hAnsi="Times New Roman" w:cs="Times New Roman"/>
        </w:rPr>
        <w:t>l</w:t>
      </w:r>
      <w:r w:rsidRPr="00BA7E40">
        <w:rPr>
          <w:rFonts w:ascii="Times New Roman" w:hAnsi="Times New Roman" w:cs="Times New Roman"/>
        </w:rPr>
        <w:t xml:space="preserve">e in the top-20 countries with </w:t>
      </w:r>
      <w:r w:rsidR="00867EB2" w:rsidRPr="00BA7E40">
        <w:rPr>
          <w:rFonts w:ascii="Times New Roman" w:hAnsi="Times New Roman" w:cs="Times New Roman"/>
        </w:rPr>
        <w:t xml:space="preserve">higher </w:t>
      </w:r>
      <w:r w:rsidRPr="00BA7E40">
        <w:rPr>
          <w:rFonts w:ascii="Times New Roman" w:hAnsi="Times New Roman" w:cs="Times New Roman"/>
        </w:rPr>
        <w:t>vaccination</w:t>
      </w:r>
      <w:r w:rsidR="00867EB2" w:rsidRPr="00BA7E40">
        <w:rPr>
          <w:rFonts w:ascii="Times New Roman" w:hAnsi="Times New Roman" w:cs="Times New Roman"/>
        </w:rPr>
        <w:t xml:space="preserve"> rate</w:t>
      </w:r>
      <w:r w:rsidR="00C87FA8" w:rsidRPr="00BA7E40">
        <w:rPr>
          <w:rFonts w:ascii="Times New Roman" w:hAnsi="Times New Roman" w:cs="Times New Roman"/>
        </w:rPr>
        <w:t>s</w:t>
      </w:r>
      <w:r w:rsidR="00867EB2" w:rsidRPr="00BA7E40">
        <w:rPr>
          <w:rFonts w:ascii="Times New Roman" w:hAnsi="Times New Roman" w:cs="Times New Roman"/>
        </w:rPr>
        <w:t>,</w:t>
      </w:r>
      <w:r w:rsidRPr="00BA7E40">
        <w:rPr>
          <w:rFonts w:ascii="Times New Roman" w:hAnsi="Times New Roman" w:cs="Times New Roman"/>
        </w:rPr>
        <w:t xml:space="preserve"> compared to </w:t>
      </w:r>
      <w:r w:rsidR="00816ABE" w:rsidRPr="00BA7E40">
        <w:rPr>
          <w:rFonts w:ascii="Times New Roman" w:hAnsi="Times New Roman" w:cs="Times New Roman"/>
        </w:rPr>
        <w:t>1</w:t>
      </w:r>
      <w:ins w:id="227" w:author="Mohammad Nayeem Hasan" w:date="2023-01-11T19:59:00Z">
        <w:r w:rsidR="00510F2D">
          <w:rPr>
            <w:rFonts w:ascii="Times New Roman" w:hAnsi="Times New Roman" w:cs="Times New Roman"/>
          </w:rPr>
          <w:t>95</w:t>
        </w:r>
      </w:ins>
      <w:del w:id="228" w:author="Mohammad Nayeem Hasan" w:date="2023-01-11T19:59:00Z">
        <w:r w:rsidR="00B91526" w:rsidDel="00510F2D">
          <w:rPr>
            <w:rFonts w:ascii="Times New Roman" w:hAnsi="Times New Roman" w:cs="Times New Roman"/>
          </w:rPr>
          <w:delText>72</w:delText>
        </w:r>
      </w:del>
      <w:r w:rsidR="00867EB2" w:rsidRPr="00BA7E40">
        <w:rPr>
          <w:rFonts w:ascii="Times New Roman" w:hAnsi="Times New Roman" w:cs="Times New Roman"/>
        </w:rPr>
        <w:t xml:space="preserve"> doses</w:t>
      </w:r>
      <w:r w:rsidRPr="00BA7E40">
        <w:rPr>
          <w:rFonts w:ascii="Times New Roman" w:hAnsi="Times New Roman" w:cs="Times New Roman"/>
        </w:rPr>
        <w:t xml:space="preserve"> in the rest of the world and </w:t>
      </w:r>
      <w:ins w:id="229" w:author="Mohammad Nayeem Hasan" w:date="2023-01-11T19:59:00Z">
        <w:r w:rsidR="00510F2D">
          <w:rPr>
            <w:rFonts w:ascii="Times New Roman" w:hAnsi="Times New Roman" w:cs="Times New Roman"/>
          </w:rPr>
          <w:t>51</w:t>
        </w:r>
      </w:ins>
      <w:del w:id="230" w:author="Mohammad Nayeem Hasan" w:date="2023-01-11T19:59:00Z">
        <w:r w:rsidR="00B91526" w:rsidDel="00510F2D">
          <w:rPr>
            <w:rFonts w:ascii="Times New Roman" w:hAnsi="Times New Roman" w:cs="Times New Roman"/>
          </w:rPr>
          <w:delText>43</w:delText>
        </w:r>
      </w:del>
      <w:r w:rsidR="00816ABE">
        <w:rPr>
          <w:rFonts w:ascii="Times New Roman" w:hAnsi="Times New Roman" w:cs="Times New Roman"/>
        </w:rPr>
        <w:t xml:space="preserve"> </w:t>
      </w:r>
      <w:r w:rsidRPr="00BA7E40">
        <w:rPr>
          <w:rFonts w:ascii="Times New Roman" w:hAnsi="Times New Roman" w:cs="Times New Roman"/>
        </w:rPr>
        <w:t>dose</w:t>
      </w:r>
      <w:r w:rsidR="00867EB2" w:rsidRPr="00BA7E40">
        <w:rPr>
          <w:rFonts w:ascii="Times New Roman" w:hAnsi="Times New Roman" w:cs="Times New Roman"/>
        </w:rPr>
        <w:t>s</w:t>
      </w:r>
      <w:r w:rsidRPr="00BA7E40">
        <w:rPr>
          <w:rFonts w:ascii="Times New Roman" w:hAnsi="Times New Roman" w:cs="Times New Roman"/>
        </w:rPr>
        <w:t xml:space="preserve"> in Sub-Saharan Africa</w:t>
      </w:r>
      <w:r w:rsidR="00867EB2" w:rsidRPr="00BA7E40">
        <w:rPr>
          <w:rFonts w:ascii="Times New Roman" w:hAnsi="Times New Roman" w:cs="Times New Roman"/>
        </w:rPr>
        <w:t xml:space="preserve"> as of </w:t>
      </w:r>
      <w:r w:rsidR="00B91526">
        <w:rPr>
          <w:rFonts w:ascii="Times New Roman" w:hAnsi="Times New Roman" w:cs="Times New Roman"/>
        </w:rPr>
        <w:t>31</w:t>
      </w:r>
      <w:r w:rsidR="00816ABE" w:rsidRPr="00BA7E40">
        <w:rPr>
          <w:rFonts w:ascii="Times New Roman" w:hAnsi="Times New Roman" w:cs="Times New Roman"/>
        </w:rPr>
        <w:t xml:space="preserve"> </w:t>
      </w:r>
      <w:ins w:id="231" w:author="Mohammad Nayeem Hasan" w:date="2023-01-11T19:59:00Z">
        <w:r w:rsidR="00510F2D">
          <w:rPr>
            <w:rFonts w:ascii="Times New Roman" w:hAnsi="Times New Roman" w:cs="Times New Roman"/>
          </w:rPr>
          <w:t>December</w:t>
        </w:r>
      </w:ins>
      <w:del w:id="232" w:author="Mohammad Nayeem Hasan" w:date="2023-01-11T19:59:00Z">
        <w:r w:rsidR="00B91526" w:rsidDel="00510F2D">
          <w:rPr>
            <w:rFonts w:ascii="Times New Roman" w:hAnsi="Times New Roman" w:cs="Times New Roman"/>
          </w:rPr>
          <w:delText>August</w:delText>
        </w:r>
      </w:del>
      <w:r w:rsidR="00816ABE" w:rsidRPr="00BA7E40">
        <w:rPr>
          <w:rFonts w:ascii="Times New Roman" w:hAnsi="Times New Roman" w:cs="Times New Roman"/>
        </w:rPr>
        <w:t xml:space="preserve"> 2022</w:t>
      </w:r>
      <w:r w:rsidRPr="00BA7E40">
        <w:rPr>
          <w:rFonts w:ascii="Times New Roman" w:hAnsi="Times New Roman" w:cs="Times New Roman"/>
        </w:rPr>
        <w:t xml:space="preserve">. </w:t>
      </w:r>
      <w:r w:rsidR="0023172A" w:rsidRPr="00BA7E40">
        <w:rPr>
          <w:rFonts w:ascii="Times New Roman" w:hAnsi="Times New Roman" w:cs="Times New Roman"/>
        </w:rPr>
        <w:t xml:space="preserve">Vaccination </w:t>
      </w:r>
      <w:r w:rsidR="008A62AA">
        <w:rPr>
          <w:rFonts w:ascii="Times New Roman" w:hAnsi="Times New Roman" w:cs="Times New Roman"/>
        </w:rPr>
        <w:t xml:space="preserve">is negatively correlated with </w:t>
      </w:r>
      <w:r w:rsidR="008B2AA6" w:rsidRPr="00BA7E40">
        <w:rPr>
          <w:rFonts w:ascii="Times New Roman" w:hAnsi="Times New Roman" w:cs="Times New Roman"/>
        </w:rPr>
        <w:t xml:space="preserve">reported CFR </w:t>
      </w:r>
      <w:r w:rsidR="008A62AA">
        <w:rPr>
          <w:rFonts w:ascii="Times New Roman" w:hAnsi="Times New Roman" w:cs="Times New Roman"/>
        </w:rPr>
        <w:t xml:space="preserve">(r=-0.36) and with </w:t>
      </w:r>
      <w:r w:rsidR="00146639">
        <w:rPr>
          <w:rFonts w:ascii="Times New Roman" w:hAnsi="Times New Roman" w:cs="Times New Roman"/>
        </w:rPr>
        <w:t>excess mortality</w:t>
      </w:r>
      <w:r w:rsidR="008A62AA">
        <w:rPr>
          <w:rFonts w:ascii="Times New Roman" w:hAnsi="Times New Roman" w:cs="Times New Roman"/>
        </w:rPr>
        <w:t xml:space="preserve"> (r=</w:t>
      </w:r>
      <w:r w:rsidR="00175F8B" w:rsidRPr="001B5EC2">
        <w:rPr>
          <w:rFonts w:ascii="Times New Roman" w:hAnsi="Times New Roman" w:cs="Times New Roman"/>
        </w:rPr>
        <w:t xml:space="preserve"> -0.</w:t>
      </w:r>
      <w:ins w:id="233" w:author="Mohammad Nayeem Hasan" w:date="2023-01-11T20:00:00Z">
        <w:r w:rsidR="00510F2D">
          <w:rPr>
            <w:rFonts w:ascii="Times New Roman" w:hAnsi="Times New Roman" w:cs="Times New Roman"/>
          </w:rPr>
          <w:t>32</w:t>
        </w:r>
      </w:ins>
      <w:del w:id="234" w:author="Mohammad Nayeem Hasan" w:date="2023-01-11T20:00:00Z">
        <w:r w:rsidR="00175F8B" w:rsidRPr="001B5EC2" w:rsidDel="00510F2D">
          <w:rPr>
            <w:rFonts w:ascii="Times New Roman" w:hAnsi="Times New Roman" w:cs="Times New Roman"/>
          </w:rPr>
          <w:delText>17</w:delText>
        </w:r>
      </w:del>
      <w:r w:rsidR="0023172A" w:rsidRPr="001B5EC2">
        <w:rPr>
          <w:rFonts w:ascii="Times New Roman" w:hAnsi="Times New Roman" w:cs="Times New Roman"/>
        </w:rPr>
        <w:t>)</w:t>
      </w:r>
      <w:r w:rsidR="00BF0B06" w:rsidRPr="00BA7E40">
        <w:rPr>
          <w:rFonts w:ascii="Times New Roman" w:hAnsi="Times New Roman" w:cs="Times New Roman"/>
        </w:rPr>
        <w:t xml:space="preserve"> </w:t>
      </w:r>
      <w:r w:rsidR="008A62AA">
        <w:rPr>
          <w:rFonts w:ascii="Times New Roman" w:hAnsi="Times New Roman" w:cs="Times New Roman"/>
        </w:rPr>
        <w:t xml:space="preserve">which is likely to reflect a contribution of </w:t>
      </w:r>
      <w:r w:rsidR="0023172A" w:rsidRPr="00BA7E40">
        <w:rPr>
          <w:rFonts w:ascii="Times New Roman" w:hAnsi="Times New Roman" w:cs="Times New Roman"/>
        </w:rPr>
        <w:t xml:space="preserve">vaccines </w:t>
      </w:r>
      <w:r w:rsidR="0074680B">
        <w:rPr>
          <w:rFonts w:ascii="Times New Roman" w:hAnsi="Times New Roman" w:cs="Times New Roman"/>
        </w:rPr>
        <w:t xml:space="preserve">to </w:t>
      </w:r>
      <w:r w:rsidR="000F0529">
        <w:rPr>
          <w:rFonts w:ascii="Times New Roman" w:hAnsi="Times New Roman" w:cs="Times New Roman"/>
        </w:rPr>
        <w:t xml:space="preserve">the </w:t>
      </w:r>
      <w:r w:rsidR="0023172A" w:rsidRPr="00BA7E40">
        <w:rPr>
          <w:rFonts w:ascii="Times New Roman" w:hAnsi="Times New Roman" w:cs="Times New Roman"/>
        </w:rPr>
        <w:t>reduc</w:t>
      </w:r>
      <w:r w:rsidR="000F0529">
        <w:rPr>
          <w:rFonts w:ascii="Times New Roman" w:hAnsi="Times New Roman" w:cs="Times New Roman"/>
        </w:rPr>
        <w:t>tion of</w:t>
      </w:r>
      <w:r w:rsidR="0023172A" w:rsidRPr="00BA7E40">
        <w:rPr>
          <w:rFonts w:ascii="Times New Roman" w:hAnsi="Times New Roman" w:cs="Times New Roman"/>
        </w:rPr>
        <w:t xml:space="preserve"> COVID-19 related deaths. </w:t>
      </w:r>
      <w:r w:rsidR="00773C99" w:rsidRPr="00BA7E40">
        <w:rPr>
          <w:rFonts w:ascii="Times New Roman" w:hAnsi="Times New Roman" w:cs="Times New Roman"/>
        </w:rPr>
        <w:t xml:space="preserve">The </w:t>
      </w:r>
      <w:r w:rsidR="00773C99">
        <w:rPr>
          <w:rFonts w:ascii="Times New Roman" w:hAnsi="Times New Roman" w:cs="Times New Roman"/>
        </w:rPr>
        <w:t xml:space="preserve">excess mortality and COVID-19 </w:t>
      </w:r>
      <w:proofErr w:type="spellStart"/>
      <w:r w:rsidR="00773C99">
        <w:rPr>
          <w:rFonts w:ascii="Times New Roman" w:hAnsi="Times New Roman" w:cs="Times New Roman"/>
        </w:rPr>
        <w:t>r</w:t>
      </w:r>
      <w:r w:rsidR="00773C99" w:rsidRPr="00BA7E40">
        <w:rPr>
          <w:rFonts w:ascii="Times New Roman" w:hAnsi="Times New Roman" w:cs="Times New Roman"/>
        </w:rPr>
        <w:t>CFR</w:t>
      </w:r>
      <w:proofErr w:type="spellEnd"/>
      <w:r w:rsidR="00773C99" w:rsidRPr="00BA7E40">
        <w:rPr>
          <w:rFonts w:ascii="Times New Roman" w:hAnsi="Times New Roman" w:cs="Times New Roman"/>
        </w:rPr>
        <w:t xml:space="preserve"> continue</w:t>
      </w:r>
      <w:r w:rsidR="00773C99">
        <w:rPr>
          <w:rFonts w:ascii="Times New Roman" w:hAnsi="Times New Roman" w:cs="Times New Roman"/>
        </w:rPr>
        <w:t>d</w:t>
      </w:r>
      <w:r w:rsidR="00773C99" w:rsidRPr="00BA7E40">
        <w:rPr>
          <w:rFonts w:ascii="Times New Roman" w:hAnsi="Times New Roman" w:cs="Times New Roman"/>
        </w:rPr>
        <w:t xml:space="preserve"> to decline</w:t>
      </w:r>
      <w:r w:rsidR="00007D43">
        <w:rPr>
          <w:rFonts w:ascii="Times New Roman" w:hAnsi="Times New Roman" w:cs="Times New Roman"/>
        </w:rPr>
        <w:t xml:space="preserve"> since </w:t>
      </w:r>
      <w:r w:rsidR="00B61D79">
        <w:rPr>
          <w:rFonts w:ascii="Times New Roman" w:hAnsi="Times New Roman" w:cs="Times New Roman"/>
        </w:rPr>
        <w:t>February</w:t>
      </w:r>
      <w:r w:rsidR="00007D43">
        <w:rPr>
          <w:rFonts w:ascii="Times New Roman" w:hAnsi="Times New Roman" w:cs="Times New Roman"/>
        </w:rPr>
        <w:t xml:space="preserve"> 2021</w:t>
      </w:r>
      <w:r w:rsidR="00773C99" w:rsidRPr="00BA7E40">
        <w:rPr>
          <w:rFonts w:ascii="Times New Roman" w:hAnsi="Times New Roman" w:cs="Times New Roman"/>
        </w:rPr>
        <w:t xml:space="preserve">, although at a disproportionate rate between top vaccinated countries and the rest of the world. </w:t>
      </w:r>
      <w:r w:rsidR="00241626" w:rsidRPr="00BA7E40">
        <w:rPr>
          <w:rFonts w:ascii="Times New Roman" w:hAnsi="Times New Roman" w:cs="Times New Roman"/>
        </w:rPr>
        <w:t xml:space="preserve"> </w:t>
      </w:r>
      <w:r w:rsidR="00274654" w:rsidRPr="00BA7E40">
        <w:rPr>
          <w:rFonts w:ascii="Times New Roman" w:hAnsi="Times New Roman" w:cs="Times New Roman"/>
        </w:rPr>
        <w:t>However, t</w:t>
      </w:r>
      <w:r w:rsidR="003F6AD1" w:rsidRPr="00BA7E40">
        <w:rPr>
          <w:rFonts w:ascii="Times New Roman" w:hAnsi="Times New Roman" w:cs="Times New Roman"/>
        </w:rPr>
        <w:t xml:space="preserve">he </w:t>
      </w:r>
      <w:proofErr w:type="spellStart"/>
      <w:r w:rsidR="00EA52C7" w:rsidRPr="00BA7E40">
        <w:rPr>
          <w:rFonts w:ascii="Times New Roman" w:hAnsi="Times New Roman" w:cs="Times New Roman"/>
        </w:rPr>
        <w:t>rCFR</w:t>
      </w:r>
      <w:proofErr w:type="spellEnd"/>
      <w:r w:rsidR="003F6AD1" w:rsidRPr="00BA7E40">
        <w:rPr>
          <w:rFonts w:ascii="Times New Roman" w:hAnsi="Times New Roman" w:cs="Times New Roman"/>
        </w:rPr>
        <w:t xml:space="preserve"> </w:t>
      </w:r>
      <w:r w:rsidR="00EA52C7" w:rsidRPr="00BA7E40">
        <w:rPr>
          <w:rFonts w:ascii="Times New Roman" w:hAnsi="Times New Roman" w:cs="Times New Roman"/>
        </w:rPr>
        <w:t xml:space="preserve">has dropped </w:t>
      </w:r>
      <w:r w:rsidR="0074680B">
        <w:rPr>
          <w:rFonts w:ascii="Times New Roman" w:hAnsi="Times New Roman" w:cs="Times New Roman"/>
        </w:rPr>
        <w:t>dramatically (</w:t>
      </w:r>
      <w:ins w:id="235" w:author="Mohammad Nayeem Hasan" w:date="2023-01-11T20:01:00Z">
        <w:r w:rsidR="00510F2D">
          <w:rPr>
            <w:rFonts w:ascii="Times New Roman" w:hAnsi="Times New Roman" w:cs="Times New Roman"/>
          </w:rPr>
          <w:t>69.3</w:t>
        </w:r>
      </w:ins>
      <w:del w:id="236" w:author="Mohammad Nayeem Hasan" w:date="2023-01-11T20:01:00Z">
        <w:r w:rsidR="0074680B" w:rsidDel="00510F2D">
          <w:rPr>
            <w:rFonts w:ascii="Times New Roman" w:hAnsi="Times New Roman" w:cs="Times New Roman"/>
          </w:rPr>
          <w:delText>70</w:delText>
        </w:r>
      </w:del>
      <w:r w:rsidR="0074680B">
        <w:rPr>
          <w:rFonts w:ascii="Times New Roman" w:hAnsi="Times New Roman" w:cs="Times New Roman"/>
        </w:rPr>
        <w:t>%)</w:t>
      </w:r>
      <w:r w:rsidR="0074680B" w:rsidRPr="00BA7E40">
        <w:rPr>
          <w:rFonts w:ascii="Times New Roman" w:hAnsi="Times New Roman" w:cs="Times New Roman"/>
        </w:rPr>
        <w:t xml:space="preserve"> </w:t>
      </w:r>
      <w:r w:rsidR="003F6AD1" w:rsidRPr="00BA7E40">
        <w:rPr>
          <w:rFonts w:ascii="Times New Roman" w:hAnsi="Times New Roman" w:cs="Times New Roman"/>
        </w:rPr>
        <w:t xml:space="preserve">in </w:t>
      </w:r>
      <w:r w:rsidR="00F05493">
        <w:rPr>
          <w:rFonts w:ascii="Times New Roman" w:hAnsi="Times New Roman" w:cs="Times New Roman"/>
        </w:rPr>
        <w:t xml:space="preserve">the </w:t>
      </w:r>
      <w:r w:rsidR="0074680B">
        <w:rPr>
          <w:rFonts w:ascii="Times New Roman" w:hAnsi="Times New Roman" w:cs="Times New Roman"/>
        </w:rPr>
        <w:t xml:space="preserve">group of 20 countries with highest </w:t>
      </w:r>
      <w:r w:rsidR="00F05493" w:rsidRPr="00BA7E40">
        <w:rPr>
          <w:rFonts w:ascii="Times New Roman" w:hAnsi="Times New Roman" w:cs="Times New Roman"/>
        </w:rPr>
        <w:t xml:space="preserve">vaccination </w:t>
      </w:r>
      <w:r w:rsidR="00F05493">
        <w:rPr>
          <w:rFonts w:ascii="Times New Roman" w:hAnsi="Times New Roman" w:cs="Times New Roman"/>
        </w:rPr>
        <w:t>rates</w:t>
      </w:r>
      <w:r w:rsidR="003F6AD1" w:rsidRPr="00BA7E40">
        <w:rPr>
          <w:rFonts w:ascii="Times New Roman" w:hAnsi="Times New Roman" w:cs="Times New Roman"/>
        </w:rPr>
        <w:t xml:space="preserve"> (</w:t>
      </w:r>
      <w:r w:rsidR="00F8488B" w:rsidRPr="00520DB8">
        <w:rPr>
          <w:rFonts w:ascii="Times New Roman" w:hAnsi="Times New Roman" w:cs="Times New Roman"/>
        </w:rPr>
        <w:t>70</w:t>
      </w:r>
      <w:r w:rsidR="00816ABE" w:rsidRPr="00520DB8">
        <w:rPr>
          <w:rFonts w:ascii="Times New Roman" w:hAnsi="Times New Roman" w:cs="Times New Roman"/>
        </w:rPr>
        <w:t>%</w:t>
      </w:r>
      <w:r w:rsidR="00EA52C7" w:rsidRPr="00520DB8">
        <w:rPr>
          <w:rFonts w:ascii="Times New Roman" w:hAnsi="Times New Roman" w:cs="Times New Roman"/>
        </w:rPr>
        <w:t>)</w:t>
      </w:r>
      <w:r w:rsidR="0074680B">
        <w:rPr>
          <w:rFonts w:ascii="Times New Roman" w:hAnsi="Times New Roman" w:cs="Times New Roman"/>
        </w:rPr>
        <w:t xml:space="preserve">, quite markedly in </w:t>
      </w:r>
      <w:r w:rsidR="00EA52C7" w:rsidRPr="00BA7E40">
        <w:rPr>
          <w:rFonts w:ascii="Times New Roman" w:hAnsi="Times New Roman" w:cs="Times New Roman"/>
        </w:rPr>
        <w:t>the world (</w:t>
      </w:r>
      <w:ins w:id="237" w:author="Mohammad Nayeem Hasan" w:date="2023-01-11T20:01:00Z">
        <w:r w:rsidR="00510F2D">
          <w:rPr>
            <w:rFonts w:ascii="Times New Roman" w:hAnsi="Times New Roman" w:cs="Times New Roman"/>
          </w:rPr>
          <w:t>30.0</w:t>
        </w:r>
      </w:ins>
      <w:del w:id="238" w:author="Mohammad Nayeem Hasan" w:date="2023-01-11T20:01:00Z">
        <w:r w:rsidR="00B91526" w:rsidDel="00510F2D">
          <w:rPr>
            <w:rFonts w:ascii="Times New Roman" w:hAnsi="Times New Roman" w:cs="Times New Roman"/>
          </w:rPr>
          <w:delText>31.5</w:delText>
        </w:r>
      </w:del>
      <w:r w:rsidR="00816ABE" w:rsidRPr="00BA7E40">
        <w:rPr>
          <w:rFonts w:ascii="Times New Roman" w:hAnsi="Times New Roman" w:cs="Times New Roman"/>
        </w:rPr>
        <w:t>%</w:t>
      </w:r>
      <w:r w:rsidR="003F6AD1" w:rsidRPr="00BA7E40">
        <w:rPr>
          <w:rFonts w:ascii="Times New Roman" w:hAnsi="Times New Roman" w:cs="Times New Roman"/>
        </w:rPr>
        <w:t>)</w:t>
      </w:r>
      <w:r w:rsidR="00CD41FB" w:rsidRPr="00BA7E40">
        <w:rPr>
          <w:rFonts w:ascii="Times New Roman" w:hAnsi="Times New Roman" w:cs="Times New Roman"/>
        </w:rPr>
        <w:t>,</w:t>
      </w:r>
      <w:r w:rsidR="00DB42BE" w:rsidRPr="00BA7E40">
        <w:rPr>
          <w:rFonts w:ascii="Times New Roman" w:hAnsi="Times New Roman" w:cs="Times New Roman"/>
        </w:rPr>
        <w:t xml:space="preserve"> where</w:t>
      </w:r>
      <w:r w:rsidR="00002291" w:rsidRPr="00BA7E40">
        <w:rPr>
          <w:rFonts w:ascii="Times New Roman" w:hAnsi="Times New Roman" w:cs="Times New Roman"/>
        </w:rPr>
        <w:t>as</w:t>
      </w:r>
      <w:r w:rsidR="00DB42BE" w:rsidRPr="00BA7E40">
        <w:rPr>
          <w:rFonts w:ascii="Times New Roman" w:hAnsi="Times New Roman" w:cs="Times New Roman"/>
        </w:rPr>
        <w:t xml:space="preserve"> </w:t>
      </w:r>
      <w:r w:rsidR="00F8488B">
        <w:rPr>
          <w:rFonts w:ascii="Times New Roman" w:hAnsi="Times New Roman" w:cs="Times New Roman"/>
        </w:rPr>
        <w:t>only 7.</w:t>
      </w:r>
      <w:ins w:id="239" w:author="Mohammad Nayeem Hasan" w:date="2023-01-11T20:01:00Z">
        <w:r w:rsidR="00510F2D">
          <w:rPr>
            <w:rFonts w:ascii="Times New Roman" w:hAnsi="Times New Roman" w:cs="Times New Roman"/>
          </w:rPr>
          <w:t>6</w:t>
        </w:r>
      </w:ins>
      <w:del w:id="240" w:author="Mohammad Nayeem Hasan" w:date="2023-01-11T20:01:00Z">
        <w:r w:rsidR="00F8488B" w:rsidDel="00510F2D">
          <w:rPr>
            <w:rFonts w:ascii="Times New Roman" w:hAnsi="Times New Roman" w:cs="Times New Roman"/>
          </w:rPr>
          <w:delText>1</w:delText>
        </w:r>
      </w:del>
      <w:r w:rsidR="00F8488B">
        <w:rPr>
          <w:rFonts w:ascii="Times New Roman" w:hAnsi="Times New Roman" w:cs="Times New Roman"/>
        </w:rPr>
        <w:t xml:space="preserve">% in </w:t>
      </w:r>
      <w:r w:rsidR="00DB42BE" w:rsidRPr="00BA7E40">
        <w:rPr>
          <w:rFonts w:ascii="Times New Roman" w:hAnsi="Times New Roman" w:cs="Times New Roman"/>
        </w:rPr>
        <w:t>in Sub-Saharan Africa</w:t>
      </w:r>
      <w:r w:rsidR="003F6AD1" w:rsidRPr="00BA7E40">
        <w:rPr>
          <w:rFonts w:ascii="Times New Roman" w:hAnsi="Times New Roman" w:cs="Times New Roman"/>
        </w:rPr>
        <w:t>.</w:t>
      </w:r>
      <w:r w:rsidR="000E5954" w:rsidRPr="00BA7E40">
        <w:rPr>
          <w:rFonts w:ascii="Times New Roman" w:hAnsi="Times New Roman" w:cs="Times New Roman"/>
        </w:rPr>
        <w:t xml:space="preserve"> </w:t>
      </w:r>
      <w:r w:rsidR="002B275A" w:rsidRPr="00BA7E40">
        <w:rPr>
          <w:rFonts w:ascii="Times New Roman" w:hAnsi="Times New Roman" w:cs="Times New Roman"/>
        </w:rPr>
        <w:t xml:space="preserve">The COVID-19 vaccination, </w:t>
      </w:r>
      <w:r w:rsidR="006058F7">
        <w:rPr>
          <w:rFonts w:ascii="Times New Roman" w:hAnsi="Times New Roman" w:cs="Times New Roman"/>
        </w:rPr>
        <w:t xml:space="preserve">Stringency Index, </w:t>
      </w:r>
      <w:r w:rsidR="002B275A" w:rsidRPr="00BA7E40">
        <w:rPr>
          <w:rFonts w:ascii="Times New Roman" w:hAnsi="Times New Roman" w:cs="Times New Roman"/>
        </w:rPr>
        <w:t xml:space="preserve">and country’s GDP </w:t>
      </w:r>
      <w:r w:rsidR="00FA5B5A" w:rsidRPr="00BA7E40">
        <w:rPr>
          <w:rFonts w:ascii="Times New Roman" w:hAnsi="Times New Roman" w:cs="Times New Roman"/>
        </w:rPr>
        <w:t>were</w:t>
      </w:r>
      <w:r w:rsidR="002B275A" w:rsidRPr="00BA7E40">
        <w:rPr>
          <w:rFonts w:ascii="Times New Roman" w:hAnsi="Times New Roman" w:cs="Times New Roman"/>
        </w:rPr>
        <w:t xml:space="preserve"> </w:t>
      </w:r>
      <w:r w:rsidR="00182F28" w:rsidRPr="00BA7E40">
        <w:rPr>
          <w:rFonts w:ascii="Times New Roman" w:hAnsi="Times New Roman" w:cs="Times New Roman"/>
        </w:rPr>
        <w:t>associated</w:t>
      </w:r>
      <w:r w:rsidR="002B275A" w:rsidRPr="00BA7E40">
        <w:rPr>
          <w:rFonts w:ascii="Times New Roman" w:hAnsi="Times New Roman" w:cs="Times New Roman"/>
        </w:rPr>
        <w:t xml:space="preserve"> with reduction of </w:t>
      </w:r>
      <w:proofErr w:type="spellStart"/>
      <w:r w:rsidR="002B275A" w:rsidRPr="00BA7E40">
        <w:rPr>
          <w:rFonts w:ascii="Times New Roman" w:hAnsi="Times New Roman" w:cs="Times New Roman"/>
        </w:rPr>
        <w:t>rCFR</w:t>
      </w:r>
      <w:proofErr w:type="spellEnd"/>
      <w:r w:rsidR="002B275A" w:rsidRPr="00BA7E40">
        <w:rPr>
          <w:rFonts w:ascii="Times New Roman" w:hAnsi="Times New Roman" w:cs="Times New Roman"/>
        </w:rPr>
        <w:t xml:space="preserve"> of COVID-19. </w:t>
      </w:r>
      <w:r w:rsidR="00A62FFA" w:rsidRPr="00BA7E40">
        <w:rPr>
          <w:rFonts w:ascii="Times New Roman" w:hAnsi="Times New Roman" w:cs="Times New Roman"/>
        </w:rPr>
        <w:t xml:space="preserve">Vaccine equity and faster roll-out across the world is critically important in reducing COVID-19 transmission and CFR. </w:t>
      </w:r>
    </w:p>
    <w:p w14:paraId="6A63C034" w14:textId="77777777" w:rsidR="009436F4" w:rsidRDefault="009436F4" w:rsidP="00E8439F">
      <w:pPr>
        <w:rPr>
          <w:rFonts w:ascii="Times New Roman" w:hAnsi="Times New Roman" w:cs="Times New Roman"/>
          <w:b/>
          <w:bCs/>
        </w:rPr>
      </w:pPr>
    </w:p>
    <w:p w14:paraId="00371784" w14:textId="45A87380" w:rsidR="00DB60FC" w:rsidRPr="00BA7E40" w:rsidRDefault="00DB60FC" w:rsidP="00E8439F">
      <w:pPr>
        <w:rPr>
          <w:rFonts w:ascii="Times New Roman" w:hAnsi="Times New Roman" w:cs="Times New Roman"/>
          <w:b/>
          <w:bCs/>
        </w:rPr>
      </w:pPr>
      <w:r w:rsidRPr="00BA7E40">
        <w:rPr>
          <w:rFonts w:ascii="Times New Roman" w:hAnsi="Times New Roman" w:cs="Times New Roman"/>
          <w:b/>
          <w:bCs/>
        </w:rPr>
        <w:t xml:space="preserve">References: </w:t>
      </w:r>
    </w:p>
    <w:p w14:paraId="07D56704" w14:textId="39FBFED4" w:rsidR="00FD6347" w:rsidRPr="00FD6347" w:rsidRDefault="00A954DC"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BA7E40">
        <w:rPr>
          <w:rFonts w:ascii="Times New Roman" w:hAnsi="Times New Roman" w:cs="Times New Roman"/>
          <w:b/>
          <w:bCs/>
        </w:rPr>
        <w:fldChar w:fldCharType="begin" w:fldLock="1"/>
      </w:r>
      <w:r w:rsidRPr="00BA7E40">
        <w:rPr>
          <w:rFonts w:ascii="Times New Roman" w:hAnsi="Times New Roman" w:cs="Times New Roman"/>
          <w:b/>
          <w:bCs/>
        </w:rPr>
        <w:instrText xml:space="preserve">ADDIN Mendeley Bibliography CSL_BIBLIOGRAPHY </w:instrText>
      </w:r>
      <w:r w:rsidRPr="00BA7E40">
        <w:rPr>
          <w:rFonts w:ascii="Times New Roman" w:hAnsi="Times New Roman" w:cs="Times New Roman"/>
          <w:b/>
          <w:bCs/>
        </w:rPr>
        <w:fldChar w:fldCharType="separate"/>
      </w:r>
      <w:r w:rsidR="00FD6347" w:rsidRPr="00FD6347">
        <w:rPr>
          <w:rFonts w:ascii="Times New Roman" w:hAnsi="Times New Roman" w:cs="Times New Roman"/>
          <w:noProof/>
          <w:szCs w:val="24"/>
        </w:rPr>
        <w:t>Ahammed T, Anjum A, Rahman MM, Haider N, Kock R, Uddin MJ. Estimation of novel coronavirus (COVID‐19) reproduction number and case fatality rate: A systematic review and meta‐analysis. Heal Sci Reports [Internet]. 2021 Jun 3;4(2):1–11. Available from: https://onlinelibrary.wiley.com/doi/10.1002/hsr2.274</w:t>
      </w:r>
    </w:p>
    <w:p w14:paraId="20DDC63E"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Alexandre M, Christian M, Brice MY, Henri SCD, Dieu LJ de J, Darnycka BMR, et al. Very high relative seroprevalence of anti-SARS-CoV-2 antibodies among communities in Bangui, Central African Republic. medXiv. 2021;Nov 21:Available at: https://doi.org/10.1101/2021.11.18.2. </w:t>
      </w:r>
    </w:p>
    <w:p w14:paraId="770AFE6E"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Altarawneh H, Chemaitelly H, Tang P, R MH, Abu-Raddad LJ. Protection afforded by prior infection against SARS-CoV-2 reinfection with the Omicron variant. medrXiv. 2022;https://do. </w:t>
      </w:r>
    </w:p>
    <w:p w14:paraId="7BCFADDB"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BBC News. No TitleCovid-19 vaccine: First person receives Pfizer jab in UK. BBC. 2020;Available at: https://www.bbc.co.uk/news/uk-552273. </w:t>
      </w:r>
    </w:p>
    <w:p w14:paraId="694D99FA"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Brüssow H. COVID‐19: Omicron – the latest, the least virulent, but probably not the last variant of concern of SARS‐CoV‐2. Microb Biotechnol [Internet]. 2022 Apr 20; Available from: https://onlinelibrary.wiley.com/doi/10.1111/1751-7915.14064</w:t>
      </w:r>
    </w:p>
    <w:p w14:paraId="6118E98E"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Checchi F, Roberts L. Interpreting and using mortality data in humanitarian emergencies - Humanitarian Practice Network. Interpreting and using mortality data in humanitarian emergencies. 2005. </w:t>
      </w:r>
    </w:p>
    <w:p w14:paraId="13C4CF58"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lastRenderedPageBreak/>
        <w:t>Dagan N, Barda N, Kepten E, Miron O, Perchik S, Katz MA, et al. BNT162b2 mRNA Covid-19 Vaccine in a Nationwide Mass Vaccination Setting. N Engl J Med [Internet]. 2021;384(15):1412–23. Available from: http://www.ncbi.nlm.nih.gov/pubmed/33626250</w:t>
      </w:r>
    </w:p>
    <w:p w14:paraId="005325E2"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Data OW in. COVID-19: Stringency Index, Oct 2, 2021. 2021. </w:t>
      </w:r>
    </w:p>
    <w:p w14:paraId="10E10A73"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Dechsupa S, Assawakosri S, Phakham S, Honsawek S. Positive impact of lockdown on COVID-19 outbreak in Thailand. Travel Med Infect Dis [Internet]. 2020 Jul;36:101802. Available from: https://linkinghub.elsevier.com/retrieve/pii/S1477893920302982</w:t>
      </w:r>
    </w:p>
    <w:p w14:paraId="245A8BDD"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Epidemiology Working Group for NCIP Epidemic Response Chinese Center for Disease Control and Prevention. The epidemiological characteristics of an outbreak of 2019 novel coronavirus diseases (COVID-19) in China. Zhonghua Liu Xing Bing Xue Za Zhi. 2020 Feb;41(2):145–51. </w:t>
      </w:r>
    </w:p>
    <w:p w14:paraId="40B453F7"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Fu L, Wang B, Yuan T, Chen X, Ao Y, Fitzpatrick T, et al. Clinical characteristics of coronavirus disease 2019 (COVID-19) in China: A systematic review and meta-analysis. J Infect [Internet]. 2020 Jun;80(6):656–65. Available from: https://linkinghub.elsevier.com/retrieve/pii/S0163445320301705</w:t>
      </w:r>
    </w:p>
    <w:p w14:paraId="6105FD00"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Haider N, Osman AY, Gadzekpo A, Akipede GO, Asogun D, Ansumana R, et al. Lockdown measures in response to COVID-19 in nine sub-Saharan African countries. BMJ Glob Heal [Internet]. 2020a Oct 7;5(10):e003319. Available from: https://gh.bmj.com/lookup/doi/10.1136/bmjgh-2020-003319</w:t>
      </w:r>
    </w:p>
    <w:p w14:paraId="3DC7D3C6"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Haider N, Rothman-Ostrow P, Osman AY, Arruda LB, Macfarlane-Berry L, Elton L, et al. COVID-19—Zoonosis or Emerging Infectious Disease? Front Public Heal [Internet]. 2020b Nov 26;8(November):1–8. Available from: https://www.frontiersin.org/articles/10.3389/fpubh.2020.596944/full</w:t>
      </w:r>
    </w:p>
    <w:p w14:paraId="3614268D"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Haider N, Yavlinsky A, Chang YM, Hasan MN, Benfield C, Osman AY, et al. The Global Health Security index and Joint External Evaluation score for health preparedness are not correlated with countries’ COVID-19 detection response time and mortality outcome. Epidemiol Infect [Internet]. 2020c Sep 7;148:e210. Available from: https://www.cambridge.org/core/product/identifier/S0950268820002046/type/journal_article</w:t>
      </w:r>
    </w:p>
    <w:p w14:paraId="3E17BDF9"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Hasan MN, Haider N, Stigler FL, Khan RA, McCoy D, Zumla A, et al. The Global Case-Fatality Rate of COVID-19 Has Been Declining Since May 2020. Am J Trop Med Hyg [Internet]. 2021 Apr 21;104(6):2176–84. Available from: http://www.ncbi.nlm.nih.gov/pubmed/33882025</w:t>
      </w:r>
    </w:p>
    <w:p w14:paraId="2FDFCFA0"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He W, Yi GY, Zhu Y. Estimation of the basic reproduction number, average incubation time, asymptomatic infection rate, and case fatality rate for COVID-19: Meta-analysis and sensitivity analysis. J Med Virol. 2020 May; </w:t>
      </w:r>
    </w:p>
    <w:p w14:paraId="382D029E"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Iacobucci G. Covid-19: Fourth vaccine doses—who needs them and why? BMJ [Internet]. 2022 Jan 7;o30. Available from: https://www.bmj.com/lookup/doi/10.1136/bmj.o30</w:t>
      </w:r>
    </w:p>
    <w:p w14:paraId="31CA4AE8"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Ingoba LL, Ntoumi F. Seroprevalence of SARS-CoV-2 among residents of Brazzaville, the Republic of Congo. In: EDCTP Forum. Maputo, Mozambique; 2021. </w:t>
      </w:r>
    </w:p>
    <w:p w14:paraId="38A86226"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Jassat W, Karim SA, Mudara C, Welch R, Ozougwu L, Groome M, et al. Clinical Severity of COVID-19 Patients Admitted to Hospitals in Gauteng, South Africa During the Omicron-Dominant Fourth Wave. SSRN Electron J [Internet]. 2021; Available from: https://www.ssrn.com/abstract=3996320</w:t>
      </w:r>
    </w:p>
    <w:p w14:paraId="2ECA2AAA"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Karlinsky A, Kobak D. Tracking excess mortality across countries during the covid-19 pandemic with the world mortality dataset. Elife. 2021 Jun;10. </w:t>
      </w:r>
    </w:p>
    <w:p w14:paraId="1CD393F3"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Katz IT, Weintraub R, Bekker LG, Brandt AM. From Vaccine Nationalism to Vaccine Equity — Finding a Path Forward. N Engl J Med [Internet]. 2021 Apr 8;384(14):1281–3. Available from: http://www.nejm.org/doi/10.1056/NEJMp2103614</w:t>
      </w:r>
    </w:p>
    <w:p w14:paraId="7BDFA319"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lastRenderedPageBreak/>
        <w:t xml:space="preserve">Kelly G, Petti S, Noah N. Covid-19, non-Covid-19 and excess mortality rates not comparable across countries. Epidemiol Infect. 2021;149. </w:t>
      </w:r>
    </w:p>
    <w:p w14:paraId="4D80DD68"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Kim J, Hong K, Yum S, Gómez Gómez RE, Jang J, Park SH, et al. Factors associated with the difference between the incidence and case-fatality ratio of coronavirus disease 2019 by country. Sci Rep [Internet]. 2021;11(1):18938. Available from: http://www.ncbi.nlm.nih.gov/pubmed/34556739</w:t>
      </w:r>
    </w:p>
    <w:p w14:paraId="63BACB33"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Kourentzes N, Petropoulos F. Forecasting with multivariate temporal aggregation: The case of promotional modelling. Int J Prod Econ. 2016 Nov;181:145–53. </w:t>
      </w:r>
    </w:p>
    <w:p w14:paraId="10125D5D"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Kremer HJ, Thurner W. Age Dependence in COVID-19 Mortality in Germany. Dtsch Arztebl Int [Internet]. 2020 Jun 19; Available from: https://www.aerzteblatt.de/10.3238/arztebl.2020.0432</w:t>
      </w:r>
    </w:p>
    <w:p w14:paraId="2B94799A"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Lau H, Khosrawipour V, Kocbach P, Mikolajczyk A, Schubert J, Bania J, et al. The positive impact of lockdown in Wuhan on containing the COVID-19 outbreak in China. J Travel Med [Internet]. 2020 May 18;27(3). Available from: https://academic.oup.com/jtm/article/doi/10.1093/jtm/taaa037/5808003</w:t>
      </w:r>
    </w:p>
    <w:p w14:paraId="7A09C0FD"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Liang LL, Tseng CH, Ho HJ, Wu CY. Covid-19 mortality is negatively associated with test number and government effectiveness. Sci Rep [Internet]. 2020 Dec 24;10(1):12567. Available from: http://www.nature.com/articles/s41598-020-68862-x</w:t>
      </w:r>
    </w:p>
    <w:p w14:paraId="633DA504"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Lopez Bernal J, Andrews N, Gower C, Robertson C, Stowe J, Tessier E, et al. Effectiveness of the Pfizer-BioNTech and Oxford-AstraZeneca vaccines on covid-19 related symptoms, hospital admissions, and mortality in older adults in England: test negative case-control study. BMJ [Internet]. 2021 May 13;n1088. Available from: https://www.bmj.com/lookup/doi/10.1136/bmj.n1088</w:t>
      </w:r>
    </w:p>
    <w:p w14:paraId="4EF07513"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Madhi SA, Kwatra G, Myers JE, Jassat W, Dhar N, Mukendi CK, et al. Population Immunity and Covid-19 Severity with Omicron Variant in South Africa. N Engl J Med [Internet]. 2022 Apr 7;386(14):1314–26. Available from: http://www.nejm.org/doi/10.1056/NEJMoa2119658</w:t>
      </w:r>
    </w:p>
    <w:p w14:paraId="79C845F2"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Mahase E. Covid-19: Death rate is 0.66% and increases with age, study estimates. The BMJ. 2020. </w:t>
      </w:r>
    </w:p>
    <w:p w14:paraId="13305246"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Mahase E. Covid-19: How many variants are there, and what do we know about them?: Video 1. BMJ [Internet]. 2021 Aug 19;374:n1971. Available from: https://doi.org/10.1136/bmj.n1971</w:t>
      </w:r>
    </w:p>
    <w:p w14:paraId="3FD0F68F"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Mandolo J, Msefula J, Henrion MYR, Brown C, Moyo B, Samon A, et al. SARS-CoV-2 exposure in Malawian blood donors: an analysis of seroprevalence and variant dynamics between January 2020 and July 2021. BMC Med [Internet]. 2021 Dec 19;19(1):303. Available from: https://bmcmedicine.biomedcentral.com/articles/10.1186/s12916-021-02187-y</w:t>
      </w:r>
    </w:p>
    <w:p w14:paraId="4E8FAF74"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Martínez-Valero C, Miranda JD, Martín-Sánchez FJ. The impact of time to impose lockdown on COVID-19 cases and deaths in European countries. Med Clínica (English Ed [Internet]. 2020 Nov;155(10):459–60. Available from: https://linkinghub.elsevier.com/retrieve/pii/S238702062030499X</w:t>
      </w:r>
    </w:p>
    <w:p w14:paraId="794AD75E"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Michie S, Bullen C, Lazarus J V., Lavis JN, Thwaites J, Smith L, et al. Vaccine Equity Is Crucial to End the COVID-19 Pandemic — But It Won’t Be Enough. 2021. </w:t>
      </w:r>
    </w:p>
    <w:p w14:paraId="4735365F"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Mukwege D, Byabene AK, Akonkwa EM, Dahma H, Dauby N, Cikwanine Buhendwa JP, et al. High SARS-CoV-2 Seroprevalence in Healthcare Workers in Bukavu, Eastern Democratic Republic of Congo. Am J Trop Med Hyg [Internet]. 2021 Apr 7;104(4):1526–30. Available from: https://www.ajtmh.org/view/journals/tpmd/104/4/article-p1526.xml</w:t>
      </w:r>
    </w:p>
    <w:p w14:paraId="5F73B2DA"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Mullard A. How COVID vaccines are being divvied up around the world. Nature [Internet]. 2020 Nov 30; Available from: http://www.nature.com/articles/d41586-020-03370-6</w:t>
      </w:r>
    </w:p>
    <w:p w14:paraId="74A134F3"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Murillo-Zamora E, Trujillo X, Huerta M, Riós-Silva M, Mendoza-Cano O. Effectiveness of </w:t>
      </w:r>
      <w:r w:rsidRPr="00FD6347">
        <w:rPr>
          <w:rFonts w:ascii="Times New Roman" w:hAnsi="Times New Roman" w:cs="Times New Roman"/>
          <w:noProof/>
          <w:szCs w:val="24"/>
        </w:rPr>
        <w:lastRenderedPageBreak/>
        <w:t>BNT162b2 COVID-19 Vaccine in Preventing Severe Symptomatic Infection among Healthcare Workers. Medicina (B Aires) [Internet]. 2021 Jul 23;57(8):746. Available from: https://www.mdpi.com/1648-9144/57/8/746</w:t>
      </w:r>
    </w:p>
    <w:p w14:paraId="677953B9"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Nuclear Threat Initiative (NTI), Johns Hopkins Center for Health Security (JHU). GHS Index. 2020. </w:t>
      </w:r>
    </w:p>
    <w:p w14:paraId="348DCD61"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OWID. COVID-19 Data Explorer - Our World in Data. 2022. </w:t>
      </w:r>
    </w:p>
    <w:p w14:paraId="3F0CCEAA"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Oxford COVID-19 Government Response Tracker. Calculation and presentation of the Stringency Index 4.0 28 April 2020 [Internet]. Oxford; 2020. Available from: https://www.bsg.ox.ac.uk/sites/default/files/Calculation and presentation of the Stringency Index.pdf</w:t>
      </w:r>
    </w:p>
    <w:p w14:paraId="69613416"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Petersen E, Ntoumi F, Hui DS, Abubakar A, Kramer LD, Obiero C, et al. Emergence of new SARS-CoV-2 Variant of Concern Omicron (B.1.1.529) - highlights Africa’s research capabilities, but exposes major knowledge gaps, inequities of vaccine distribution, inadequacies in global COVID-19 response and control efforts. Int J Infect Dis [Internet]. 2022 Jan;114:268–72. Available from: https://linkinghub.elsevier.com/retrieve/pii/S1201971221008882</w:t>
      </w:r>
    </w:p>
    <w:p w14:paraId="51181226"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R Core Team (2020). R: A language and environment for statistical computing. R Foundation for Statistical Computing, Vienna, Austria. </w:t>
      </w:r>
    </w:p>
    <w:p w14:paraId="237D13B3"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Roser M, Ritchie H, Ortiz-Ospina E, Hassell J. Excess mortality during the Coronavirus pandemic (COVID-19) - Our World in Data. OurWorldInData.org. 2020. </w:t>
      </w:r>
    </w:p>
    <w:p w14:paraId="10696FFB"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Samur AA, Coskunfirat N, Saka O. Comparison of predictor approaches for longitudinal binary outcomes: application to anesthesiology data. PeerJ. 2014;2(1). </w:t>
      </w:r>
    </w:p>
    <w:p w14:paraId="37F99B45"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The World Bank. GDP (current US$) | Data. The World Bank. 2018a. </w:t>
      </w:r>
    </w:p>
    <w:p w14:paraId="7DC66A8C"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The World Bank. Population ages 65 and above, total. World Bank Data. 2018b. </w:t>
      </w:r>
    </w:p>
    <w:p w14:paraId="3FF27DD0"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The World Bank. WGI 2019 Interactive. The World Bank. 2019. p. 1. </w:t>
      </w:r>
    </w:p>
    <w:p w14:paraId="54D15F44"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UK Health Security Agency. SARS-CoV-2 variants of concern and variants under investigation in England- Technical briefing: Update on hospitalisation and vaccine effectiveness for Omicron VOC-21NOV-01 (B.1.1.529) [Internet]. London; 2021. Available from: https://assets.publishing.service.gov.uk/government/uploads/system/uploads/attachment_data/file/1044481/Technical-Briefing-31-Dec-2021-Omicron_severity_update.pdf</w:t>
      </w:r>
    </w:p>
    <w:p w14:paraId="7F409136"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Vasileiou E, Simpson CR, Shi T, Kerr S, Agrawal U, Akbari A, et al. Interim findings from first-dose mass COVID-19 vaccination roll-out and COVID-19 hospital admissions in Scotland: a national prospective cohort study. Lancet [Internet]. 2021 May;397(10285):1646–57. Available from: https://linkinghub.elsevier.com/retrieve/pii/S0140673621006772</w:t>
      </w:r>
    </w:p>
    <w:p w14:paraId="6B0FB8D4"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Wang H, Paulson KR, Pease SA, Watson S, Comfort H, Zheng P, et al. Estimating excess mortality due to the COVID-19 pandemic: a systematic analysis of COVID-19-related mortality, 2020-21. Lancet (London, England). 2022 Apr;399(10334):1513–36. </w:t>
      </w:r>
    </w:p>
    <w:p w14:paraId="553292BA"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Watson OJ, Barnsley G, Toor J, Hogan AB, Winskill P, Ghani AC. Global impact of the first year of COVID-19 vaccination: a mathematical modelling study. Lancet Infect Dis [Internet]. 2022 Jun;3099(22):1–10. Available from: http://dx.doi.org/10.1016/S1473-3099(22)00320-6</w:t>
      </w:r>
    </w:p>
    <w:p w14:paraId="1033D133"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Wei C, Shan KJ, Wang W, Zhang S, Huan Q, Qian W. Evidence for a mouse origin of the SARS-CoV-2 Omicron variant. J Genet Genomics [Internet]. 2021 Dec; Available from: https://linkinghub.elsevier.com/retrieve/pii/S1673852721003738</w:t>
      </w:r>
    </w:p>
    <w:p w14:paraId="2EED4D06"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WHO. Global health services data, obesity and overweight. 2020a. </w:t>
      </w:r>
    </w:p>
    <w:p w14:paraId="60B09B32"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WHO. Report of the WHO-China Joint Mission on Coronavirus Disease 2019 (COVID-19) [Internet]. Geneva, Switzerland; 2020b. Available from: https://www.who.int/publications/i/item/report-of-</w:t>
      </w:r>
      <w:r w:rsidRPr="00FD6347">
        <w:rPr>
          <w:rFonts w:ascii="Times New Roman" w:hAnsi="Times New Roman" w:cs="Times New Roman"/>
          <w:noProof/>
          <w:szCs w:val="24"/>
        </w:rPr>
        <w:lastRenderedPageBreak/>
        <w:t>the-who-china-joint-mission-on-coronavirus-disease-2019-(covid-19)</w:t>
      </w:r>
    </w:p>
    <w:p w14:paraId="723EB9F5"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WHO. Coronavirus disease (COVID-19) Weekly Epidemiological Update and Weekly Operational Update [Internet]. Geneva, Switzerland; 2022a. Available from: https://www.who.int/emergencies/diseases/novel-coronavirus-2019/situation-reports</w:t>
      </w:r>
    </w:p>
    <w:p w14:paraId="6B70E250"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WHO. Global excess deaths associated with the COVID-19 pandemic. 2022b. </w:t>
      </w:r>
    </w:p>
    <w:p w14:paraId="64A71012"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World Data Bank. Population density (people per sq. km of land area). World Development Indecators. 2018. </w:t>
      </w:r>
    </w:p>
    <w:p w14:paraId="782069DD"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 xml:space="preserve">Worldometer. Coronavirus Cases. Worldometer. 2020. p. 1–22. </w:t>
      </w:r>
    </w:p>
    <w:p w14:paraId="0E8A2FA3"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Yue S, Pilon P. A comparison of the power of the t test, Mann-Kendall and bootstrap tests for trend detection / Une comparaison de la puissance des tests t de Student, de Mann-Kendall et du bootstrap pour la détection de tendance. Hydrol Sci J [Internet]. 2004 Feb 24;49(1):21–37. Available from: https://www.tandfonline.com/doi/full/10.1623/hysj.49.1.21.53996</w:t>
      </w:r>
    </w:p>
    <w:p w14:paraId="66522680"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szCs w:val="24"/>
        </w:rPr>
      </w:pPr>
      <w:r w:rsidRPr="00FD6347">
        <w:rPr>
          <w:rFonts w:ascii="Times New Roman" w:hAnsi="Times New Roman" w:cs="Times New Roman"/>
          <w:noProof/>
          <w:szCs w:val="24"/>
        </w:rPr>
        <w:t>Zhang J, Zhang Y, Kang JY, Chen S, He Y, Han B, et al. Potential transmission chains of variant B.1.1.7 and co-mutations of SARS-CoV-2. Cell Discov [Internet]. 2021 Dec 15;7(1):44. Available from: http://www.nature.com/articles/s41421-021-00282-1</w:t>
      </w:r>
    </w:p>
    <w:p w14:paraId="789BF5BB" w14:textId="77777777" w:rsidR="00FD6347" w:rsidRPr="00FD6347" w:rsidRDefault="00FD6347" w:rsidP="00FD6347">
      <w:pPr>
        <w:widowControl w:val="0"/>
        <w:autoSpaceDE w:val="0"/>
        <w:autoSpaceDN w:val="0"/>
        <w:adjustRightInd w:val="0"/>
        <w:spacing w:line="240" w:lineRule="auto"/>
        <w:ind w:left="480" w:hanging="480"/>
        <w:rPr>
          <w:rFonts w:ascii="Times New Roman" w:hAnsi="Times New Roman" w:cs="Times New Roman"/>
          <w:noProof/>
        </w:rPr>
      </w:pPr>
      <w:r w:rsidRPr="00FD6347">
        <w:rPr>
          <w:rFonts w:ascii="Times New Roman" w:hAnsi="Times New Roman" w:cs="Times New Roman"/>
          <w:noProof/>
          <w:szCs w:val="24"/>
        </w:rPr>
        <w:t>Zhao S, Lou J, Cao L, Chong KC, Zee BCY, Chan PKS, et al. Differences in the case fatality risks associated with SARS-CoV-2 Delta and non-Delta variants in relation to vaccine coverage: An early ecological study in the United Kingdom. Infect Genet Evol [Internet]. 2022 Jan;97:105162. Available from: https://linkinghub.elsevier.com/retrieve/pii/S1567134821004627</w:t>
      </w:r>
    </w:p>
    <w:p w14:paraId="1E6C9596" w14:textId="7B2A255C" w:rsidR="00A954DC" w:rsidRDefault="00A954DC" w:rsidP="00E8439F">
      <w:pPr>
        <w:rPr>
          <w:rFonts w:ascii="Times New Roman" w:hAnsi="Times New Roman" w:cs="Times New Roman"/>
          <w:b/>
          <w:bCs/>
        </w:rPr>
      </w:pPr>
      <w:r w:rsidRPr="00BA7E40">
        <w:rPr>
          <w:rFonts w:ascii="Times New Roman" w:hAnsi="Times New Roman" w:cs="Times New Roman"/>
          <w:b/>
          <w:bCs/>
        </w:rPr>
        <w:fldChar w:fldCharType="end"/>
      </w:r>
    </w:p>
    <w:p w14:paraId="2AC29AA2" w14:textId="77777777" w:rsidR="008C4BE3" w:rsidRPr="00BA7E40" w:rsidRDefault="008C4BE3" w:rsidP="008C4BE3">
      <w:pPr>
        <w:spacing w:after="0" w:line="360" w:lineRule="auto"/>
        <w:rPr>
          <w:rFonts w:ascii="Times New Roman" w:hAnsi="Times New Roman" w:cs="Times New Roman"/>
          <w:b/>
          <w:bCs/>
        </w:rPr>
      </w:pPr>
    </w:p>
    <w:p w14:paraId="0D472CB8" w14:textId="77777777" w:rsidR="008C4BE3" w:rsidRPr="00BA7E40" w:rsidRDefault="008C4BE3" w:rsidP="008C4BE3">
      <w:pPr>
        <w:spacing w:after="0" w:line="480" w:lineRule="auto"/>
        <w:rPr>
          <w:rFonts w:ascii="Times New Roman" w:hAnsi="Times New Roman" w:cs="Times New Roman"/>
          <w:b/>
        </w:rPr>
      </w:pPr>
      <w:r w:rsidRPr="00BA7E40">
        <w:rPr>
          <w:rFonts w:ascii="Times New Roman" w:hAnsi="Times New Roman" w:cs="Times New Roman"/>
          <w:b/>
        </w:rPr>
        <w:t>Acknowledgements</w:t>
      </w:r>
    </w:p>
    <w:p w14:paraId="7E8B3880" w14:textId="411BF6BE" w:rsidR="008C4BE3" w:rsidRPr="001416CE" w:rsidRDefault="008C4BE3" w:rsidP="008C4BE3">
      <w:pPr>
        <w:spacing w:after="0" w:line="480" w:lineRule="auto"/>
        <w:rPr>
          <w:rFonts w:ascii="Times New Roman" w:hAnsi="Times New Roman" w:cs="Times New Roman"/>
        </w:rPr>
      </w:pPr>
      <w:r w:rsidRPr="001416CE">
        <w:rPr>
          <w:rFonts w:ascii="Times New Roman" w:hAnsi="Times New Roman" w:cs="Times New Roman"/>
        </w:rPr>
        <w:t xml:space="preserve">NH, JG, FN, OD, RA AZ, RK are part of PANDORA-ID-NET Consortium (EDCTP Reg/Grant RIA2016E-1609) funded by the European and Developing Countries Clinical Trials Partnership (EDCTP2) programme, which is supported under Horizon 2020, the European Union's Framework Programme for </w:t>
      </w:r>
      <w:proofErr w:type="gramStart"/>
      <w:r w:rsidRPr="001416CE">
        <w:rPr>
          <w:rFonts w:ascii="Times New Roman" w:hAnsi="Times New Roman" w:cs="Times New Roman"/>
        </w:rPr>
        <w:t>Research</w:t>
      </w:r>
      <w:proofErr w:type="gramEnd"/>
      <w:r w:rsidRPr="001416CE">
        <w:rPr>
          <w:rFonts w:ascii="Times New Roman" w:hAnsi="Times New Roman" w:cs="Times New Roman"/>
        </w:rPr>
        <w:t xml:space="preserve"> and Innovation. </w:t>
      </w:r>
      <w:r w:rsidR="00257F6D" w:rsidRPr="001416CE">
        <w:rPr>
          <w:rFonts w:ascii="Times New Roman" w:hAnsi="Times New Roman" w:cs="Times New Roman"/>
        </w:rPr>
        <w:t xml:space="preserve">NH, </w:t>
      </w:r>
      <w:proofErr w:type="gramStart"/>
      <w:r w:rsidR="00257F6D" w:rsidRPr="001416CE">
        <w:rPr>
          <w:rFonts w:ascii="Times New Roman" w:hAnsi="Times New Roman" w:cs="Times New Roman"/>
        </w:rPr>
        <w:t>RA</w:t>
      </w:r>
      <w:proofErr w:type="gramEnd"/>
      <w:r w:rsidR="00257F6D" w:rsidRPr="001416CE">
        <w:rPr>
          <w:rFonts w:ascii="Times New Roman" w:hAnsi="Times New Roman" w:cs="Times New Roman"/>
        </w:rPr>
        <w:t xml:space="preserve"> and JG are member of </w:t>
      </w:r>
      <w:r w:rsidR="00A11E12" w:rsidRPr="001416CE">
        <w:rPr>
          <w:rFonts w:ascii="Times New Roman" w:hAnsi="Times New Roman" w:cs="Times New Roman"/>
        </w:rPr>
        <w:t xml:space="preserve">International </w:t>
      </w:r>
      <w:proofErr w:type="spellStart"/>
      <w:r w:rsidR="00A11E12" w:rsidRPr="001416CE">
        <w:rPr>
          <w:rFonts w:ascii="Times New Roman" w:hAnsi="Times New Roman" w:cs="Times New Roman"/>
        </w:rPr>
        <w:t>Developmnet</w:t>
      </w:r>
      <w:proofErr w:type="spellEnd"/>
      <w:r w:rsidR="00A11E12" w:rsidRPr="001416CE">
        <w:rPr>
          <w:rFonts w:ascii="Times New Roman" w:hAnsi="Times New Roman" w:cs="Times New Roman"/>
        </w:rPr>
        <w:t xml:space="preserve"> Research Centre, Canada’s grant on West African One Health Actions for understanding, preventing and mitigating outbreaks (</w:t>
      </w:r>
      <w:r w:rsidR="00BB4BE0" w:rsidRPr="001416CE">
        <w:rPr>
          <w:rFonts w:ascii="Times New Roman" w:hAnsi="Times New Roman" w:cs="Times New Roman"/>
        </w:rPr>
        <w:t>109810)</w:t>
      </w:r>
      <w:r w:rsidR="00AE2295" w:rsidRPr="001416CE">
        <w:rPr>
          <w:rFonts w:ascii="Times New Roman" w:hAnsi="Times New Roman" w:cs="Times New Roman"/>
        </w:rPr>
        <w:t xml:space="preserve">. </w:t>
      </w:r>
      <w:r w:rsidR="007B6EC8" w:rsidRPr="001416CE">
        <w:rPr>
          <w:rFonts w:ascii="Times New Roman" w:hAnsi="Times New Roman" w:cs="Times New Roman"/>
          <w:sz w:val="24"/>
          <w:szCs w:val="24"/>
        </w:rPr>
        <w:t>AZ is a National Institutes of Health Research senior investigator.</w:t>
      </w:r>
    </w:p>
    <w:p w14:paraId="671C2C2B" w14:textId="77777777" w:rsidR="009436F4" w:rsidRDefault="009436F4" w:rsidP="008C4BE3">
      <w:pPr>
        <w:spacing w:after="0" w:line="480" w:lineRule="auto"/>
        <w:rPr>
          <w:rFonts w:ascii="Times New Roman" w:hAnsi="Times New Roman" w:cs="Times New Roman"/>
          <w:b/>
          <w:bCs/>
        </w:rPr>
      </w:pPr>
    </w:p>
    <w:p w14:paraId="720745DB" w14:textId="41153EEF" w:rsidR="008C4BE3" w:rsidRPr="00BA7E40" w:rsidRDefault="008C4BE3" w:rsidP="008C4BE3">
      <w:pPr>
        <w:spacing w:after="0" w:line="480" w:lineRule="auto"/>
        <w:rPr>
          <w:rFonts w:ascii="Times New Roman" w:hAnsi="Times New Roman" w:cs="Times New Roman"/>
          <w:b/>
          <w:bCs/>
        </w:rPr>
      </w:pPr>
      <w:r>
        <w:rPr>
          <w:rFonts w:ascii="Times New Roman" w:hAnsi="Times New Roman" w:cs="Times New Roman"/>
          <w:b/>
          <w:bCs/>
        </w:rPr>
        <w:t>Author c</w:t>
      </w:r>
      <w:r w:rsidRPr="00BA7E40">
        <w:rPr>
          <w:rFonts w:ascii="Times New Roman" w:hAnsi="Times New Roman" w:cs="Times New Roman"/>
          <w:b/>
          <w:bCs/>
        </w:rPr>
        <w:t>ontribution</w:t>
      </w:r>
      <w:r w:rsidR="002A1C43">
        <w:rPr>
          <w:rFonts w:ascii="Times New Roman" w:hAnsi="Times New Roman" w:cs="Times New Roman"/>
          <w:b/>
          <w:bCs/>
        </w:rPr>
        <w:t xml:space="preserve"> statement</w:t>
      </w:r>
      <w:r w:rsidRPr="00BA7E40">
        <w:rPr>
          <w:rFonts w:ascii="Times New Roman" w:hAnsi="Times New Roman" w:cs="Times New Roman"/>
          <w:b/>
          <w:bCs/>
        </w:rPr>
        <w:t xml:space="preserve">: </w:t>
      </w:r>
      <w:r w:rsidRPr="00BA7E40">
        <w:rPr>
          <w:rFonts w:ascii="Times New Roman" w:hAnsi="Times New Roman" w:cs="Times New Roman"/>
        </w:rPr>
        <w:t xml:space="preserve">NH and RK originally planned the study, MNH collected the data, NH and MNH, MJU </w:t>
      </w:r>
      <w:proofErr w:type="spellStart"/>
      <w:r w:rsidRPr="00BA7E40">
        <w:rPr>
          <w:rFonts w:ascii="Times New Roman" w:hAnsi="Times New Roman" w:cs="Times New Roman"/>
        </w:rPr>
        <w:t>analyzed</w:t>
      </w:r>
      <w:proofErr w:type="spellEnd"/>
      <w:r w:rsidRPr="00BA7E40">
        <w:rPr>
          <w:rFonts w:ascii="Times New Roman" w:hAnsi="Times New Roman" w:cs="Times New Roman"/>
        </w:rPr>
        <w:t xml:space="preserve"> the data. NH prepared the first draft manuscript and MNH, </w:t>
      </w:r>
      <w:r>
        <w:rPr>
          <w:rFonts w:ascii="Times New Roman" w:hAnsi="Times New Roman" w:cs="Times New Roman"/>
        </w:rPr>
        <w:t xml:space="preserve">JG, </w:t>
      </w:r>
      <w:r w:rsidRPr="00BA7E40">
        <w:rPr>
          <w:rFonts w:ascii="Times New Roman" w:hAnsi="Times New Roman" w:cs="Times New Roman"/>
        </w:rPr>
        <w:t xml:space="preserve">RAK, DM, FN, OD, RA, MJU, AZ and RK reviewed the draft manuscripts.  </w:t>
      </w:r>
      <w:r>
        <w:rPr>
          <w:rFonts w:ascii="Times New Roman" w:hAnsi="Times New Roman" w:cs="Times New Roman"/>
        </w:rPr>
        <w:t xml:space="preserve">All authors approved the submission of the manuscript. </w:t>
      </w:r>
    </w:p>
    <w:p w14:paraId="3E038667" w14:textId="77777777" w:rsidR="008C4BE3" w:rsidRPr="00BA7E40" w:rsidRDefault="008C4BE3" w:rsidP="008C4BE3">
      <w:pPr>
        <w:spacing w:after="0" w:line="480" w:lineRule="auto"/>
        <w:rPr>
          <w:rFonts w:ascii="Times New Roman" w:hAnsi="Times New Roman" w:cs="Times New Roman"/>
          <w:b/>
        </w:rPr>
      </w:pPr>
    </w:p>
    <w:p w14:paraId="2847F9A8" w14:textId="77777777" w:rsidR="008C4BE3" w:rsidRPr="00BA7E40" w:rsidRDefault="008C4BE3" w:rsidP="008C4BE3">
      <w:pPr>
        <w:spacing w:after="0" w:line="480" w:lineRule="auto"/>
        <w:rPr>
          <w:rFonts w:ascii="Times New Roman" w:hAnsi="Times New Roman" w:cs="Times New Roman"/>
        </w:rPr>
      </w:pPr>
      <w:r w:rsidRPr="00BA7E40">
        <w:rPr>
          <w:rFonts w:ascii="Times New Roman" w:hAnsi="Times New Roman" w:cs="Times New Roman"/>
          <w:b/>
        </w:rPr>
        <w:lastRenderedPageBreak/>
        <w:t>Conflict of interest:</w:t>
      </w:r>
      <w:r w:rsidRPr="00BA7E40">
        <w:rPr>
          <w:rFonts w:ascii="Times New Roman" w:hAnsi="Times New Roman" w:cs="Times New Roman"/>
        </w:rPr>
        <w:t xml:space="preserve"> The authors declare that they have no conflict of </w:t>
      </w:r>
      <w:proofErr w:type="gramStart"/>
      <w:r w:rsidRPr="00BA7E40">
        <w:rPr>
          <w:rFonts w:ascii="Times New Roman" w:hAnsi="Times New Roman" w:cs="Times New Roman"/>
        </w:rPr>
        <w:t>interest</w:t>
      </w:r>
      <w:proofErr w:type="gramEnd"/>
      <w:r w:rsidRPr="00BA7E40">
        <w:rPr>
          <w:rFonts w:ascii="Times New Roman" w:hAnsi="Times New Roman" w:cs="Times New Roman"/>
        </w:rPr>
        <w:t xml:space="preserve"> </w:t>
      </w:r>
    </w:p>
    <w:p w14:paraId="24ECA633" w14:textId="77777777" w:rsidR="008C4BE3" w:rsidRPr="00BA7E40" w:rsidRDefault="008C4BE3" w:rsidP="008C4BE3">
      <w:pPr>
        <w:spacing w:after="0" w:line="480" w:lineRule="auto"/>
        <w:rPr>
          <w:rFonts w:ascii="Times New Roman" w:hAnsi="Times New Roman" w:cs="Times New Roman"/>
          <w:b/>
        </w:rPr>
      </w:pPr>
      <w:r w:rsidRPr="00BA7E40">
        <w:rPr>
          <w:rFonts w:ascii="Times New Roman" w:hAnsi="Times New Roman" w:cs="Times New Roman"/>
          <w:b/>
        </w:rPr>
        <w:t xml:space="preserve">Funding Source: </w:t>
      </w:r>
      <w:r w:rsidRPr="00BA7E40">
        <w:rPr>
          <w:rFonts w:ascii="Times New Roman" w:hAnsi="Times New Roman" w:cs="Times New Roman"/>
        </w:rPr>
        <w:t xml:space="preserve">There was no funding for this research. </w:t>
      </w:r>
    </w:p>
    <w:p w14:paraId="25B0A674" w14:textId="77777777" w:rsidR="008C4BE3" w:rsidRPr="00BA7E40" w:rsidRDefault="008C4BE3" w:rsidP="008C4BE3">
      <w:pPr>
        <w:spacing w:after="0" w:line="480" w:lineRule="auto"/>
        <w:rPr>
          <w:rFonts w:ascii="Times New Roman" w:hAnsi="Times New Roman" w:cs="Times New Roman"/>
          <w:b/>
          <w:color w:val="222222"/>
        </w:rPr>
      </w:pPr>
    </w:p>
    <w:p w14:paraId="04EE8543" w14:textId="77777777" w:rsidR="008C4BE3" w:rsidRPr="00BA7E40" w:rsidRDefault="008C4BE3" w:rsidP="008C4BE3">
      <w:pPr>
        <w:spacing w:after="0" w:line="480" w:lineRule="auto"/>
        <w:rPr>
          <w:rFonts w:ascii="Times New Roman" w:hAnsi="Times New Roman" w:cs="Times New Roman"/>
        </w:rPr>
      </w:pPr>
      <w:r w:rsidRPr="00BA7E40">
        <w:rPr>
          <w:rFonts w:ascii="Times New Roman" w:hAnsi="Times New Roman" w:cs="Times New Roman"/>
          <w:b/>
        </w:rPr>
        <w:t>Ethical approval:</w:t>
      </w:r>
      <w:r w:rsidRPr="00BA7E40">
        <w:rPr>
          <w:rFonts w:ascii="Times New Roman" w:hAnsi="Times New Roman" w:cs="Times New Roman"/>
        </w:rPr>
        <w:t xml:space="preserve"> This study does not include any individual</w:t>
      </w:r>
      <w:r>
        <w:rPr>
          <w:rFonts w:ascii="Times New Roman" w:hAnsi="Times New Roman" w:cs="Times New Roman"/>
        </w:rPr>
        <w:t>-</w:t>
      </w:r>
      <w:r w:rsidRPr="00BA7E40">
        <w:rPr>
          <w:rFonts w:ascii="Times New Roman" w:hAnsi="Times New Roman" w:cs="Times New Roman"/>
        </w:rPr>
        <w:t xml:space="preserve">level data and thus does not require any ethical approval. </w:t>
      </w:r>
    </w:p>
    <w:p w14:paraId="4D7B1C01" w14:textId="77777777" w:rsidR="008C4BE3" w:rsidRPr="00BA7E40" w:rsidRDefault="008C4BE3" w:rsidP="008C4BE3">
      <w:pPr>
        <w:spacing w:after="0" w:line="480" w:lineRule="auto"/>
        <w:rPr>
          <w:rFonts w:ascii="Times New Roman" w:hAnsi="Times New Roman" w:cs="Times New Roman"/>
        </w:rPr>
      </w:pPr>
    </w:p>
    <w:p w14:paraId="06EE22D7" w14:textId="4A8D576F" w:rsidR="008C4BE3" w:rsidRPr="00BA7E40" w:rsidRDefault="008C4BE3" w:rsidP="008C4BE3">
      <w:pPr>
        <w:spacing w:after="0" w:line="480" w:lineRule="auto"/>
        <w:rPr>
          <w:rFonts w:ascii="Times New Roman" w:hAnsi="Times New Roman" w:cs="Times New Roman"/>
        </w:rPr>
      </w:pPr>
      <w:r w:rsidRPr="00BA7E40">
        <w:rPr>
          <w:rFonts w:ascii="Times New Roman" w:hAnsi="Times New Roman" w:cs="Times New Roman"/>
          <w:b/>
          <w:bCs/>
        </w:rPr>
        <w:t xml:space="preserve">Data </w:t>
      </w:r>
      <w:r w:rsidR="00801E7D">
        <w:rPr>
          <w:rFonts w:ascii="Times New Roman" w:hAnsi="Times New Roman" w:cs="Times New Roman"/>
          <w:b/>
          <w:bCs/>
        </w:rPr>
        <w:t>availability</w:t>
      </w:r>
      <w:r w:rsidRPr="00BA7E40">
        <w:rPr>
          <w:rFonts w:ascii="Times New Roman" w:hAnsi="Times New Roman" w:cs="Times New Roman"/>
          <w:b/>
          <w:bCs/>
        </w:rPr>
        <w:t xml:space="preserve"> statement: </w:t>
      </w:r>
      <w:r w:rsidRPr="00BA7E40">
        <w:rPr>
          <w:rFonts w:ascii="Times New Roman" w:hAnsi="Times New Roman" w:cs="Times New Roman"/>
        </w:rPr>
        <w:t xml:space="preserve">All the data presented in this manuscript are publicly available in “Our World in Data”, “WHO” or “United Nations” webpages. However, the corresponding author can be reached to specific queries on the data sources. </w:t>
      </w:r>
    </w:p>
    <w:p w14:paraId="49161E16" w14:textId="02AE07A5" w:rsidR="007B29F9" w:rsidRDefault="007B29F9" w:rsidP="00E8439F">
      <w:pPr>
        <w:rPr>
          <w:rFonts w:ascii="Times New Roman" w:hAnsi="Times New Roman" w:cs="Times New Roman"/>
          <w:b/>
          <w:bCs/>
        </w:rPr>
      </w:pPr>
    </w:p>
    <w:p w14:paraId="6967FF4F" w14:textId="77777777" w:rsidR="007B29F9" w:rsidRPr="00BA7E40" w:rsidRDefault="007B29F9" w:rsidP="00E8439F">
      <w:pPr>
        <w:rPr>
          <w:rFonts w:ascii="Times New Roman" w:hAnsi="Times New Roman" w:cs="Times New Roman"/>
          <w:b/>
          <w:bCs/>
        </w:rPr>
      </w:pPr>
    </w:p>
    <w:p w14:paraId="5A83E28E" w14:textId="2F52A93A" w:rsidR="00D35C3C" w:rsidRDefault="00D35C3C" w:rsidP="00E8439F">
      <w:pPr>
        <w:rPr>
          <w:rFonts w:ascii="Times New Roman" w:hAnsi="Times New Roman" w:cs="Times New Roman"/>
          <w:b/>
          <w:bCs/>
        </w:rPr>
      </w:pPr>
      <w:r w:rsidRPr="00BA7E40">
        <w:rPr>
          <w:rFonts w:ascii="Times New Roman" w:hAnsi="Times New Roman" w:cs="Times New Roman"/>
          <w:b/>
          <w:bCs/>
        </w:rPr>
        <w:t xml:space="preserve">Figure legends: </w:t>
      </w:r>
    </w:p>
    <w:p w14:paraId="44F47324" w14:textId="450FA3DB" w:rsidR="00FA4E6A" w:rsidRDefault="00FA4E6A" w:rsidP="00FA4E6A">
      <w:pPr>
        <w:spacing w:line="480" w:lineRule="auto"/>
        <w:rPr>
          <w:rFonts w:ascii="Times New Roman" w:hAnsi="Times New Roman" w:cs="Times New Roman"/>
          <w:b/>
        </w:rPr>
      </w:pPr>
      <w:r>
        <w:rPr>
          <w:rFonts w:ascii="Times New Roman" w:hAnsi="Times New Roman" w:cs="Times New Roman"/>
          <w:b/>
        </w:rPr>
        <w:t xml:space="preserve">Fig 1: </w:t>
      </w:r>
      <w:r w:rsidRPr="00221AEC">
        <w:rPr>
          <w:rFonts w:ascii="Times New Roman" w:hAnsi="Times New Roman" w:cs="Times New Roman"/>
          <w:bCs/>
        </w:rPr>
        <w:t>The top-20 countries with COVID-19 vaccination rate (</w:t>
      </w:r>
      <w:r w:rsidR="00400322">
        <w:rPr>
          <w:rFonts w:ascii="Times New Roman" w:hAnsi="Times New Roman" w:cs="Times New Roman"/>
          <w:bCs/>
        </w:rPr>
        <w:t>reported number of vaccine dose</w:t>
      </w:r>
      <w:r w:rsidR="00FF1B50">
        <w:rPr>
          <w:rFonts w:ascii="Times New Roman" w:hAnsi="Times New Roman" w:cs="Times New Roman"/>
          <w:bCs/>
        </w:rPr>
        <w:t>s</w:t>
      </w:r>
      <w:r w:rsidR="00400322">
        <w:rPr>
          <w:rFonts w:ascii="Times New Roman" w:hAnsi="Times New Roman" w:cs="Times New Roman"/>
          <w:bCs/>
        </w:rPr>
        <w:t xml:space="preserve"> administered</w:t>
      </w:r>
      <w:r w:rsidRPr="00221AEC">
        <w:rPr>
          <w:rFonts w:ascii="Times New Roman" w:hAnsi="Times New Roman" w:cs="Times New Roman"/>
          <w:bCs/>
        </w:rPr>
        <w:t>/100 people) and the reported case-fatality rat</w:t>
      </w:r>
      <w:r w:rsidR="00FB38DA">
        <w:rPr>
          <w:rFonts w:ascii="Times New Roman" w:hAnsi="Times New Roman" w:cs="Times New Roman"/>
          <w:bCs/>
        </w:rPr>
        <w:t>io</w:t>
      </w:r>
      <w:r w:rsidRPr="00221AEC">
        <w:rPr>
          <w:rFonts w:ascii="Times New Roman" w:hAnsi="Times New Roman" w:cs="Times New Roman"/>
          <w:bCs/>
        </w:rPr>
        <w:t xml:space="preserve"> due to COVID-19.</w:t>
      </w:r>
      <w:r>
        <w:rPr>
          <w:rFonts w:ascii="Times New Roman" w:hAnsi="Times New Roman" w:cs="Times New Roman"/>
          <w:b/>
        </w:rPr>
        <w:t xml:space="preserve">  </w:t>
      </w:r>
    </w:p>
    <w:p w14:paraId="1132D098" w14:textId="5B8E6232" w:rsidR="005D2C71" w:rsidRDefault="005D2C71" w:rsidP="003C69A6">
      <w:pPr>
        <w:spacing w:line="480" w:lineRule="auto"/>
        <w:rPr>
          <w:rFonts w:ascii="Times New Roman" w:hAnsi="Times New Roman" w:cs="Times New Roman"/>
          <w:b/>
          <w:bCs/>
        </w:rPr>
      </w:pPr>
      <w:r w:rsidRPr="00BA7E40">
        <w:rPr>
          <w:rFonts w:ascii="Times New Roman" w:hAnsi="Times New Roman" w:cs="Times New Roman"/>
          <w:b/>
        </w:rPr>
        <w:t xml:space="preserve">Fig </w:t>
      </w:r>
      <w:r w:rsidR="00FA4E6A">
        <w:rPr>
          <w:rFonts w:ascii="Times New Roman" w:hAnsi="Times New Roman" w:cs="Times New Roman"/>
          <w:b/>
        </w:rPr>
        <w:t>2</w:t>
      </w:r>
      <w:r w:rsidRPr="00BA7E40">
        <w:rPr>
          <w:rFonts w:ascii="Times New Roman" w:hAnsi="Times New Roman" w:cs="Times New Roman"/>
          <w:b/>
        </w:rPr>
        <w:t>.</w:t>
      </w:r>
      <w:r w:rsidRPr="00BA7E40">
        <w:rPr>
          <w:rFonts w:ascii="Times New Roman" w:hAnsi="Times New Roman" w:cs="Times New Roman"/>
        </w:rPr>
        <w:t xml:space="preserve"> </w:t>
      </w:r>
      <w:r w:rsidR="003C69A6" w:rsidRPr="003C69A6">
        <w:rPr>
          <w:rFonts w:ascii="Times New Roman" w:hAnsi="Times New Roman" w:cs="Times New Roman"/>
          <w:bCs/>
        </w:rPr>
        <w:t>Top: Observed and predicted global daily reported Case-Fatalit</w:t>
      </w:r>
      <w:r w:rsidR="00150108">
        <w:rPr>
          <w:rFonts w:ascii="Times New Roman" w:hAnsi="Times New Roman" w:cs="Times New Roman"/>
          <w:bCs/>
        </w:rPr>
        <w:t>y ratio</w:t>
      </w:r>
      <w:r w:rsidR="003C69A6" w:rsidRPr="003C69A6">
        <w:rPr>
          <w:rFonts w:ascii="Times New Roman" w:hAnsi="Times New Roman" w:cs="Times New Roman"/>
          <w:bCs/>
        </w:rPr>
        <w:t xml:space="preserve"> (</w:t>
      </w:r>
      <w:proofErr w:type="spellStart"/>
      <w:r w:rsidR="003C69A6" w:rsidRPr="003C69A6">
        <w:rPr>
          <w:rFonts w:ascii="Times New Roman" w:hAnsi="Times New Roman" w:cs="Times New Roman"/>
          <w:bCs/>
        </w:rPr>
        <w:t>rCFR</w:t>
      </w:r>
      <w:proofErr w:type="spellEnd"/>
      <w:r w:rsidR="003C69A6" w:rsidRPr="003C69A6">
        <w:rPr>
          <w:rFonts w:ascii="Times New Roman" w:hAnsi="Times New Roman" w:cs="Times New Roman"/>
          <w:bCs/>
        </w:rPr>
        <w:t xml:space="preserve">) using Simple Exponential Smoothing (SES) model. Middle: Observed and predicted daily worldwide daily cumulative </w:t>
      </w:r>
      <w:proofErr w:type="spellStart"/>
      <w:r w:rsidR="003C69A6" w:rsidRPr="003C69A6">
        <w:rPr>
          <w:rFonts w:ascii="Times New Roman" w:hAnsi="Times New Roman" w:cs="Times New Roman"/>
          <w:bCs/>
        </w:rPr>
        <w:t>rCFR</w:t>
      </w:r>
      <w:proofErr w:type="spellEnd"/>
      <w:r w:rsidR="003C69A6" w:rsidRPr="003C69A6">
        <w:rPr>
          <w:rFonts w:ascii="Times New Roman" w:hAnsi="Times New Roman" w:cs="Times New Roman"/>
          <w:bCs/>
        </w:rPr>
        <w:t xml:space="preserve"> using Auto-Regressive Integrated Moving Average (ARIMA) model. Bottom: Observed and predicted daily worldwide daily cumulative </w:t>
      </w:r>
      <w:proofErr w:type="spellStart"/>
      <w:r w:rsidR="003C69A6" w:rsidRPr="003C69A6">
        <w:rPr>
          <w:rFonts w:ascii="Times New Roman" w:hAnsi="Times New Roman" w:cs="Times New Roman"/>
          <w:bCs/>
        </w:rPr>
        <w:t>rCFR</w:t>
      </w:r>
      <w:proofErr w:type="spellEnd"/>
      <w:r w:rsidR="003C69A6" w:rsidRPr="003C69A6">
        <w:rPr>
          <w:rFonts w:ascii="Times New Roman" w:hAnsi="Times New Roman" w:cs="Times New Roman"/>
          <w:bCs/>
        </w:rPr>
        <w:t xml:space="preserve"> using Automatic Forecasting time-series model (Prophet</w:t>
      </w:r>
      <w:r w:rsidR="005B13DF">
        <w:rPr>
          <w:rFonts w:ascii="Times New Roman" w:hAnsi="Times New Roman" w:cs="Times New Roman"/>
          <w:bCs/>
        </w:rPr>
        <w:t xml:space="preserve"> model</w:t>
      </w:r>
      <w:r w:rsidR="003C69A6" w:rsidRPr="003C69A6">
        <w:rPr>
          <w:rFonts w:ascii="Times New Roman" w:hAnsi="Times New Roman" w:cs="Times New Roman"/>
          <w:bCs/>
        </w:rPr>
        <w:t>). The black dots indicate observed data, the blue line indicates the predictive CFR, and the shaded area indicates the 95% confidence interval of predicted CFR.</w:t>
      </w:r>
    </w:p>
    <w:p w14:paraId="06AAA339" w14:textId="77777777" w:rsidR="003C69A6" w:rsidRPr="00BA7E40" w:rsidRDefault="003C69A6" w:rsidP="00E8439F">
      <w:pPr>
        <w:rPr>
          <w:rFonts w:ascii="Times New Roman" w:hAnsi="Times New Roman" w:cs="Times New Roman"/>
          <w:b/>
          <w:bCs/>
        </w:rPr>
      </w:pPr>
    </w:p>
    <w:p w14:paraId="733F1269" w14:textId="2D9B5DBC" w:rsidR="0082208A" w:rsidRDefault="004D0422" w:rsidP="00E8439F">
      <w:pPr>
        <w:spacing w:line="480" w:lineRule="auto"/>
        <w:rPr>
          <w:rFonts w:ascii="Times New Roman" w:hAnsi="Times New Roman" w:cs="Times New Roman"/>
          <w:bCs/>
        </w:rPr>
      </w:pPr>
      <w:r w:rsidRPr="00BA7E40">
        <w:rPr>
          <w:rFonts w:ascii="Times New Roman" w:hAnsi="Times New Roman" w:cs="Times New Roman"/>
          <w:b/>
        </w:rPr>
        <w:t xml:space="preserve">Fig </w:t>
      </w:r>
      <w:r w:rsidR="00FA4E6A">
        <w:rPr>
          <w:rFonts w:ascii="Times New Roman" w:hAnsi="Times New Roman" w:cs="Times New Roman"/>
          <w:b/>
        </w:rPr>
        <w:t>3</w:t>
      </w:r>
      <w:r w:rsidRPr="00BA7E40">
        <w:rPr>
          <w:rFonts w:ascii="Times New Roman" w:hAnsi="Times New Roman" w:cs="Times New Roman"/>
          <w:b/>
        </w:rPr>
        <w:t>:</w:t>
      </w:r>
      <w:r w:rsidRPr="00BA7E40">
        <w:rPr>
          <w:rFonts w:ascii="Times New Roman" w:hAnsi="Times New Roman" w:cs="Times New Roman"/>
          <w:bCs/>
        </w:rPr>
        <w:t xml:space="preserve"> </w:t>
      </w:r>
      <w:r w:rsidR="0082208A" w:rsidRPr="0082208A">
        <w:rPr>
          <w:rFonts w:ascii="Times New Roman" w:hAnsi="Times New Roman" w:cs="Times New Roman"/>
          <w:bCs/>
        </w:rPr>
        <w:t xml:space="preserve">The map shows the </w:t>
      </w:r>
      <w:r w:rsidR="0052782C" w:rsidRPr="0082208A">
        <w:rPr>
          <w:rFonts w:ascii="Times New Roman" w:hAnsi="Times New Roman" w:cs="Times New Roman"/>
          <w:bCs/>
        </w:rPr>
        <w:t>COVID</w:t>
      </w:r>
      <w:r w:rsidR="0082208A" w:rsidRPr="0082208A">
        <w:rPr>
          <w:rFonts w:ascii="Times New Roman" w:hAnsi="Times New Roman" w:cs="Times New Roman"/>
          <w:bCs/>
        </w:rPr>
        <w:t>-19 vaccination rate (</w:t>
      </w:r>
      <w:r w:rsidR="0052782C">
        <w:rPr>
          <w:rFonts w:ascii="Times New Roman" w:hAnsi="Times New Roman" w:cs="Times New Roman"/>
          <w:bCs/>
        </w:rPr>
        <w:t>reported number of vaccine doses administered</w:t>
      </w:r>
      <w:r w:rsidR="0052782C" w:rsidRPr="00221AEC">
        <w:rPr>
          <w:rFonts w:ascii="Times New Roman" w:hAnsi="Times New Roman" w:cs="Times New Roman"/>
          <w:bCs/>
        </w:rPr>
        <w:t>/100 people</w:t>
      </w:r>
      <w:r w:rsidR="0082208A" w:rsidRPr="0082208A">
        <w:rPr>
          <w:rFonts w:ascii="Times New Roman" w:hAnsi="Times New Roman" w:cs="Times New Roman"/>
          <w:bCs/>
        </w:rPr>
        <w:t>) and the reported Case-fatality r</w:t>
      </w:r>
      <w:r w:rsidR="00652780">
        <w:rPr>
          <w:rFonts w:ascii="Times New Roman" w:hAnsi="Times New Roman" w:cs="Times New Roman"/>
          <w:bCs/>
        </w:rPr>
        <w:t>atio</w:t>
      </w:r>
      <w:r w:rsidR="0082208A" w:rsidRPr="0082208A">
        <w:rPr>
          <w:rFonts w:ascii="Times New Roman" w:hAnsi="Times New Roman" w:cs="Times New Roman"/>
          <w:bCs/>
        </w:rPr>
        <w:t xml:space="preserve"> (</w:t>
      </w:r>
      <w:proofErr w:type="spellStart"/>
      <w:r w:rsidR="0082208A" w:rsidRPr="0082208A">
        <w:rPr>
          <w:rFonts w:ascii="Times New Roman" w:hAnsi="Times New Roman" w:cs="Times New Roman"/>
          <w:bCs/>
        </w:rPr>
        <w:t>rCFR</w:t>
      </w:r>
      <w:proofErr w:type="spellEnd"/>
      <w:r w:rsidR="0082208A" w:rsidRPr="0082208A">
        <w:rPr>
          <w:rFonts w:ascii="Times New Roman" w:hAnsi="Times New Roman" w:cs="Times New Roman"/>
          <w:bCs/>
        </w:rPr>
        <w:t xml:space="preserve">) in different countries of the world on </w:t>
      </w:r>
      <w:r w:rsidR="00816ABE">
        <w:rPr>
          <w:rFonts w:ascii="Times New Roman" w:hAnsi="Times New Roman" w:cs="Times New Roman"/>
          <w:bCs/>
        </w:rPr>
        <w:t>10</w:t>
      </w:r>
      <w:r w:rsidR="0082208A" w:rsidRPr="0082208A">
        <w:rPr>
          <w:rFonts w:ascii="Times New Roman" w:hAnsi="Times New Roman" w:cs="Times New Roman"/>
          <w:bCs/>
        </w:rPr>
        <w:t xml:space="preserve"> </w:t>
      </w:r>
      <w:r w:rsidR="00816ABE">
        <w:rPr>
          <w:rFonts w:ascii="Times New Roman" w:hAnsi="Times New Roman" w:cs="Times New Roman"/>
          <w:bCs/>
        </w:rPr>
        <w:t>May</w:t>
      </w:r>
      <w:r w:rsidR="0082208A" w:rsidRPr="0082208A">
        <w:rPr>
          <w:rFonts w:ascii="Times New Roman" w:hAnsi="Times New Roman" w:cs="Times New Roman"/>
          <w:bCs/>
        </w:rPr>
        <w:t xml:space="preserve"> 2022. The darker colour indicates the higher vaccination rates or higher case-fatality rat</w:t>
      </w:r>
      <w:r w:rsidR="001031B0">
        <w:rPr>
          <w:rFonts w:ascii="Times New Roman" w:hAnsi="Times New Roman" w:cs="Times New Roman"/>
          <w:bCs/>
        </w:rPr>
        <w:t>ios</w:t>
      </w:r>
      <w:r w:rsidR="0082208A" w:rsidRPr="0082208A">
        <w:rPr>
          <w:rFonts w:ascii="Times New Roman" w:hAnsi="Times New Roman" w:cs="Times New Roman"/>
          <w:bCs/>
        </w:rPr>
        <w:t xml:space="preserve">.  An opposite correlation exists between COVID-19 vaccination rate and </w:t>
      </w:r>
      <w:proofErr w:type="spellStart"/>
      <w:r w:rsidR="0082208A" w:rsidRPr="0082208A">
        <w:rPr>
          <w:rFonts w:ascii="Times New Roman" w:hAnsi="Times New Roman" w:cs="Times New Roman"/>
          <w:bCs/>
        </w:rPr>
        <w:t>rCFR</w:t>
      </w:r>
      <w:proofErr w:type="spellEnd"/>
      <w:r w:rsidR="0082208A" w:rsidRPr="0082208A">
        <w:rPr>
          <w:rFonts w:ascii="Times New Roman" w:hAnsi="Times New Roman" w:cs="Times New Roman"/>
          <w:bCs/>
        </w:rPr>
        <w:t xml:space="preserve"> (</w:t>
      </w:r>
      <w:r w:rsidR="00816ABE" w:rsidRPr="0082208A">
        <w:rPr>
          <w:rFonts w:ascii="Times New Roman" w:hAnsi="Times New Roman" w:cs="Times New Roman"/>
          <w:bCs/>
        </w:rPr>
        <w:t>r= -0.</w:t>
      </w:r>
      <w:r w:rsidR="00816ABE">
        <w:rPr>
          <w:rFonts w:ascii="Times New Roman" w:hAnsi="Times New Roman" w:cs="Times New Roman"/>
          <w:bCs/>
        </w:rPr>
        <w:t>3</w:t>
      </w:r>
      <w:r w:rsidR="00EE3855">
        <w:rPr>
          <w:rFonts w:ascii="Times New Roman" w:hAnsi="Times New Roman" w:cs="Times New Roman"/>
          <w:bCs/>
        </w:rPr>
        <w:t>62</w:t>
      </w:r>
      <w:r w:rsidR="00816ABE">
        <w:rPr>
          <w:rFonts w:ascii="Times New Roman" w:hAnsi="Times New Roman" w:cs="Times New Roman"/>
          <w:bCs/>
        </w:rPr>
        <w:t>,</w:t>
      </w:r>
      <w:r w:rsidR="00816ABE" w:rsidRPr="0082208A">
        <w:rPr>
          <w:rFonts w:ascii="Times New Roman" w:hAnsi="Times New Roman" w:cs="Times New Roman"/>
          <w:bCs/>
        </w:rPr>
        <w:t xml:space="preserve"> </w:t>
      </w:r>
      <w:r w:rsidR="0082208A" w:rsidRPr="0082208A">
        <w:rPr>
          <w:rFonts w:ascii="Times New Roman" w:hAnsi="Times New Roman" w:cs="Times New Roman"/>
          <w:bCs/>
        </w:rPr>
        <w:t>p&lt;0.001)</w:t>
      </w:r>
      <w:r w:rsidR="003D62BC">
        <w:rPr>
          <w:rFonts w:ascii="Times New Roman" w:hAnsi="Times New Roman" w:cs="Times New Roman"/>
          <w:bCs/>
        </w:rPr>
        <w:t xml:space="preserve"> and excess </w:t>
      </w:r>
      <w:r w:rsidR="00A70499">
        <w:rPr>
          <w:rFonts w:ascii="Times New Roman" w:hAnsi="Times New Roman" w:cs="Times New Roman"/>
          <w:bCs/>
        </w:rPr>
        <w:t>mortality</w:t>
      </w:r>
      <w:r w:rsidR="003D62BC">
        <w:rPr>
          <w:rFonts w:ascii="Times New Roman" w:hAnsi="Times New Roman" w:cs="Times New Roman"/>
          <w:bCs/>
        </w:rPr>
        <w:t xml:space="preserve"> (-0.172 (P=0.034). </w:t>
      </w:r>
    </w:p>
    <w:p w14:paraId="0F7C9D61" w14:textId="6D2E9634" w:rsidR="00FA4E6A" w:rsidRPr="00AD6956" w:rsidRDefault="00FA4E6A" w:rsidP="00E8439F">
      <w:pPr>
        <w:spacing w:line="480" w:lineRule="auto"/>
        <w:rPr>
          <w:rFonts w:ascii="Times New Roman" w:hAnsi="Times New Roman" w:cs="Times New Roman"/>
          <w:bCs/>
        </w:rPr>
      </w:pPr>
    </w:p>
    <w:p w14:paraId="239C2652" w14:textId="17B262AD" w:rsidR="00FA4E6A" w:rsidRPr="00AD6956" w:rsidRDefault="00FA4E6A" w:rsidP="00AD6956">
      <w:pPr>
        <w:spacing w:line="480" w:lineRule="auto"/>
        <w:rPr>
          <w:rFonts w:ascii="Times New Roman" w:hAnsi="Times New Roman" w:cs="Times New Roman"/>
          <w:bCs/>
        </w:rPr>
      </w:pPr>
      <w:r w:rsidRPr="00AD6956">
        <w:rPr>
          <w:rFonts w:ascii="Times New Roman" w:hAnsi="Times New Roman" w:cs="Times New Roman"/>
          <w:b/>
        </w:rPr>
        <w:lastRenderedPageBreak/>
        <w:t>Fig 4:</w:t>
      </w:r>
      <w:r w:rsidRPr="00AD6956">
        <w:rPr>
          <w:rFonts w:ascii="Times New Roman" w:hAnsi="Times New Roman" w:cs="Times New Roman"/>
          <w:bCs/>
        </w:rPr>
        <w:t xml:space="preserve">  The density plot of observed reported case-fatality rat</w:t>
      </w:r>
      <w:r w:rsidR="003C54D6">
        <w:rPr>
          <w:rFonts w:ascii="Times New Roman" w:hAnsi="Times New Roman" w:cs="Times New Roman"/>
          <w:bCs/>
        </w:rPr>
        <w:t>io</w:t>
      </w:r>
      <w:r w:rsidRPr="00AD6956">
        <w:rPr>
          <w:rFonts w:ascii="Times New Roman" w:hAnsi="Times New Roman" w:cs="Times New Roman"/>
          <w:bCs/>
        </w:rPr>
        <w:t xml:space="preserve"> (</w:t>
      </w:r>
      <w:proofErr w:type="spellStart"/>
      <w:r w:rsidRPr="00AD6956">
        <w:rPr>
          <w:rFonts w:ascii="Times New Roman" w:hAnsi="Times New Roman" w:cs="Times New Roman"/>
          <w:bCs/>
        </w:rPr>
        <w:t>rCFR</w:t>
      </w:r>
      <w:proofErr w:type="spellEnd"/>
      <w:r w:rsidRPr="00AD6956">
        <w:rPr>
          <w:rFonts w:ascii="Times New Roman" w:hAnsi="Times New Roman" w:cs="Times New Roman"/>
          <w:bCs/>
        </w:rPr>
        <w:t xml:space="preserve">) and predicted </w:t>
      </w:r>
      <w:proofErr w:type="spellStart"/>
      <w:r w:rsidRPr="00AD6956">
        <w:rPr>
          <w:rFonts w:ascii="Times New Roman" w:hAnsi="Times New Roman" w:cs="Times New Roman"/>
          <w:bCs/>
        </w:rPr>
        <w:t>rCFR</w:t>
      </w:r>
      <w:proofErr w:type="spellEnd"/>
      <w:r w:rsidRPr="00AD6956">
        <w:rPr>
          <w:rFonts w:ascii="Times New Roman" w:hAnsi="Times New Roman" w:cs="Times New Roman"/>
          <w:bCs/>
        </w:rPr>
        <w:t xml:space="preserve"> of COVID-19 (left) and </w:t>
      </w:r>
      <w:proofErr w:type="spellStart"/>
      <w:r w:rsidRPr="00AD6956">
        <w:rPr>
          <w:rFonts w:ascii="Times New Roman" w:hAnsi="Times New Roman" w:cs="Times New Roman"/>
          <w:bCs/>
        </w:rPr>
        <w:t>rCFR</w:t>
      </w:r>
      <w:proofErr w:type="spellEnd"/>
      <w:r w:rsidRPr="00AD6956">
        <w:rPr>
          <w:rFonts w:ascii="Times New Roman" w:hAnsi="Times New Roman" w:cs="Times New Roman"/>
          <w:bCs/>
        </w:rPr>
        <w:t xml:space="preserve"> and Excess mortality (right).  </w:t>
      </w:r>
    </w:p>
    <w:p w14:paraId="2F453ADC" w14:textId="7E41A60D" w:rsidR="00FA4E6A" w:rsidRPr="00FA4E6A" w:rsidRDefault="00FA4E6A" w:rsidP="00E8439F">
      <w:pPr>
        <w:spacing w:line="480" w:lineRule="auto"/>
        <w:rPr>
          <w:rFonts w:ascii="Times New Roman" w:hAnsi="Times New Roman" w:cs="Times New Roman"/>
          <w:b/>
        </w:rPr>
      </w:pPr>
    </w:p>
    <w:p w14:paraId="44053106" w14:textId="1D87D225" w:rsidR="004D0422" w:rsidRDefault="004D0422" w:rsidP="00E8439F">
      <w:pPr>
        <w:rPr>
          <w:rFonts w:ascii="Times New Roman" w:hAnsi="Times New Roman" w:cs="Times New Roman"/>
          <w:b/>
          <w:bCs/>
        </w:rPr>
      </w:pPr>
    </w:p>
    <w:p w14:paraId="7E95895D" w14:textId="77777777" w:rsidR="007351E9" w:rsidRDefault="007351E9" w:rsidP="00E8439F">
      <w:pPr>
        <w:rPr>
          <w:rFonts w:ascii="Times New Roman" w:hAnsi="Times New Roman" w:cs="Times New Roman"/>
          <w:b/>
          <w:bCs/>
        </w:rPr>
      </w:pPr>
    </w:p>
    <w:p w14:paraId="6A407FC4" w14:textId="77777777" w:rsidR="0002630D" w:rsidRDefault="0002630D" w:rsidP="00E8439F">
      <w:pPr>
        <w:rPr>
          <w:rFonts w:ascii="Times New Roman" w:hAnsi="Times New Roman" w:cs="Times New Roman"/>
          <w:b/>
          <w:bCs/>
        </w:rPr>
      </w:pPr>
    </w:p>
    <w:p w14:paraId="519A6CC1" w14:textId="73D9167C" w:rsidR="00B42396" w:rsidRDefault="00B42396" w:rsidP="00E8439F">
      <w:pPr>
        <w:rPr>
          <w:rFonts w:ascii="Times New Roman" w:hAnsi="Times New Roman" w:cs="Times New Roman"/>
          <w:b/>
          <w:bCs/>
        </w:rPr>
      </w:pPr>
      <w:r>
        <w:rPr>
          <w:rFonts w:ascii="Times New Roman" w:hAnsi="Times New Roman" w:cs="Times New Roman"/>
          <w:b/>
          <w:bCs/>
        </w:rPr>
        <w:t xml:space="preserve">Tables: </w:t>
      </w:r>
    </w:p>
    <w:p w14:paraId="639F39C0" w14:textId="769D52B8" w:rsidR="0002630D" w:rsidRPr="007F2C7B" w:rsidRDefault="0002630D" w:rsidP="0002630D">
      <w:pPr>
        <w:spacing w:line="480" w:lineRule="auto"/>
        <w:rPr>
          <w:rFonts w:ascii="Times New Roman" w:hAnsi="Times New Roman" w:cs="Times New Roman"/>
          <w:color w:val="1C1C1C"/>
          <w:shd w:val="clear" w:color="auto" w:fill="FFFFFF"/>
        </w:rPr>
      </w:pPr>
      <w:r w:rsidRPr="007F2C7B">
        <w:rPr>
          <w:rFonts w:ascii="Times New Roman" w:hAnsi="Times New Roman" w:cs="Times New Roman"/>
          <w:color w:val="000000"/>
        </w:rPr>
        <w:t xml:space="preserve">Table 1: The </w:t>
      </w:r>
      <w:r w:rsidR="007351E9" w:rsidRPr="007F2C7B">
        <w:rPr>
          <w:rFonts w:ascii="Times New Roman" w:hAnsi="Times New Roman" w:cs="Times New Roman"/>
        </w:rPr>
        <w:t>reported number of vaccine doses administered/100 people</w:t>
      </w:r>
      <w:r w:rsidR="007351E9" w:rsidRPr="007F2C7B">
        <w:rPr>
          <w:rFonts w:ascii="Times New Roman" w:hAnsi="Times New Roman" w:cs="Times New Roman"/>
          <w:color w:val="000000"/>
        </w:rPr>
        <w:t xml:space="preserve"> </w:t>
      </w:r>
      <w:r w:rsidRPr="007F2C7B">
        <w:rPr>
          <w:rFonts w:ascii="Times New Roman" w:hAnsi="Times New Roman" w:cs="Times New Roman"/>
          <w:color w:val="000000"/>
        </w:rPr>
        <w:t>and reported case-fatality rat</w:t>
      </w:r>
      <w:r w:rsidR="007351E9" w:rsidRPr="007F2C7B">
        <w:rPr>
          <w:rFonts w:ascii="Times New Roman" w:hAnsi="Times New Roman" w:cs="Times New Roman"/>
          <w:color w:val="000000"/>
        </w:rPr>
        <w:t xml:space="preserve">io </w:t>
      </w:r>
      <w:r w:rsidRPr="007F2C7B">
        <w:rPr>
          <w:rFonts w:ascii="Times New Roman" w:hAnsi="Times New Roman" w:cs="Times New Roman"/>
          <w:color w:val="000000"/>
        </w:rPr>
        <w:t>(</w:t>
      </w:r>
      <w:proofErr w:type="spellStart"/>
      <w:r w:rsidRPr="007F2C7B">
        <w:rPr>
          <w:rFonts w:ascii="Times New Roman" w:hAnsi="Times New Roman" w:cs="Times New Roman"/>
          <w:color w:val="000000"/>
        </w:rPr>
        <w:t>rCFR</w:t>
      </w:r>
      <w:proofErr w:type="spellEnd"/>
      <w:r w:rsidRPr="007F2C7B">
        <w:rPr>
          <w:rFonts w:ascii="Times New Roman" w:hAnsi="Times New Roman" w:cs="Times New Roman"/>
          <w:color w:val="000000"/>
        </w:rPr>
        <w:t xml:space="preserve">) of COVID-19 in the top-20 vaccinated countries and rest of the world during 5 Jan 2021 and </w:t>
      </w:r>
      <w:r w:rsidR="00A644D0" w:rsidRPr="007F2C7B">
        <w:rPr>
          <w:rFonts w:ascii="Times New Roman" w:hAnsi="Times New Roman" w:cs="Times New Roman"/>
          <w:color w:val="000000"/>
        </w:rPr>
        <w:t>31 Aug 2</w:t>
      </w:r>
      <w:r w:rsidRPr="007F2C7B">
        <w:rPr>
          <w:rFonts w:ascii="Times New Roman" w:hAnsi="Times New Roman" w:cs="Times New Roman"/>
          <w:color w:val="000000"/>
        </w:rPr>
        <w:t>022</w:t>
      </w:r>
      <w:r w:rsidR="008E1A71" w:rsidRPr="007F2C7B">
        <w:rPr>
          <w:rFonts w:ascii="Times New Roman" w:hAnsi="Times New Roman" w:cs="Times New Roman"/>
          <w:color w:val="000000"/>
        </w:rPr>
        <w:t xml:space="preserve"> (for excess mortality 29 Aug</w:t>
      </w:r>
      <w:r w:rsidR="008C7637" w:rsidRPr="007F2C7B">
        <w:rPr>
          <w:rFonts w:ascii="Times New Roman" w:hAnsi="Times New Roman" w:cs="Times New Roman"/>
          <w:color w:val="000000"/>
        </w:rPr>
        <w:t xml:space="preserve"> 2022</w:t>
      </w:r>
      <w:r w:rsidR="008E1A71" w:rsidRPr="007F2C7B">
        <w:rPr>
          <w:rFonts w:ascii="Times New Roman" w:hAnsi="Times New Roman" w:cs="Times New Roman"/>
          <w:color w:val="000000"/>
        </w:rPr>
        <w:t>)</w:t>
      </w:r>
      <w:r w:rsidRPr="007F2C7B">
        <w:rPr>
          <w:rFonts w:ascii="Times New Roman" w:hAnsi="Times New Roman" w:cs="Times New Roman"/>
          <w:color w:val="000000"/>
        </w:rPr>
        <w:t xml:space="preserve">. </w:t>
      </w:r>
    </w:p>
    <w:tbl>
      <w:tblPr>
        <w:tblStyle w:val="TableGrid"/>
        <w:tblW w:w="9923" w:type="dxa"/>
        <w:tblInd w:w="-459" w:type="dxa"/>
        <w:tblLook w:val="04A0" w:firstRow="1" w:lastRow="0" w:firstColumn="1" w:lastColumn="0" w:noHBand="0" w:noVBand="1"/>
      </w:tblPr>
      <w:tblGrid>
        <w:gridCol w:w="2872"/>
        <w:gridCol w:w="1806"/>
        <w:gridCol w:w="1701"/>
        <w:gridCol w:w="1708"/>
        <w:gridCol w:w="1836"/>
      </w:tblGrid>
      <w:tr w:rsidR="006A77BF" w:rsidRPr="00BA7E40" w14:paraId="1ED1DF57" w14:textId="77777777" w:rsidTr="000937B8">
        <w:tc>
          <w:tcPr>
            <w:tcW w:w="2872" w:type="dxa"/>
          </w:tcPr>
          <w:p w14:paraId="63E33CF7" w14:textId="77777777" w:rsidR="006A77BF" w:rsidRPr="006A77BF" w:rsidRDefault="006A77BF" w:rsidP="000937B8">
            <w:pPr>
              <w:spacing w:line="480" w:lineRule="auto"/>
              <w:rPr>
                <w:rFonts w:ascii="Times New Roman" w:hAnsi="Times New Roman" w:cs="Times New Roman"/>
                <w:b/>
                <w:bCs/>
                <w:color w:val="1C1C1C"/>
                <w:shd w:val="clear" w:color="auto" w:fill="FFFFFF"/>
              </w:rPr>
            </w:pPr>
          </w:p>
        </w:tc>
        <w:tc>
          <w:tcPr>
            <w:tcW w:w="1806" w:type="dxa"/>
          </w:tcPr>
          <w:p w14:paraId="1FA6B509" w14:textId="77777777" w:rsidR="006A77BF" w:rsidRPr="006A77BF" w:rsidRDefault="006A77BF" w:rsidP="000937B8">
            <w:pPr>
              <w:spacing w:line="480" w:lineRule="auto"/>
              <w:rPr>
                <w:rFonts w:ascii="Times New Roman" w:hAnsi="Times New Roman" w:cs="Times New Roman"/>
                <w:b/>
                <w:bCs/>
              </w:rPr>
            </w:pPr>
            <w:r w:rsidRPr="006A77BF">
              <w:rPr>
                <w:rFonts w:ascii="Times New Roman" w:hAnsi="Times New Roman" w:cs="Times New Roman"/>
                <w:b/>
                <w:bCs/>
              </w:rPr>
              <w:t xml:space="preserve">Top-20 countries with vaccination rates </w:t>
            </w:r>
          </w:p>
          <w:p w14:paraId="597BE3EC" w14:textId="77777777" w:rsidR="006A77BF" w:rsidRPr="006A77BF" w:rsidRDefault="006A77BF" w:rsidP="000937B8">
            <w:pPr>
              <w:spacing w:line="480" w:lineRule="auto"/>
              <w:rPr>
                <w:rFonts w:ascii="Times New Roman" w:hAnsi="Times New Roman" w:cs="Times New Roman"/>
                <w:b/>
                <w:bCs/>
                <w:color w:val="1C1C1C"/>
                <w:shd w:val="clear" w:color="auto" w:fill="FFFFFF"/>
              </w:rPr>
            </w:pPr>
            <w:r w:rsidRPr="006A77BF">
              <w:rPr>
                <w:rFonts w:ascii="Times New Roman" w:hAnsi="Times New Roman" w:cs="Times New Roman"/>
                <w:b/>
                <w:bCs/>
              </w:rPr>
              <w:t>Mean ± SE</w:t>
            </w:r>
          </w:p>
        </w:tc>
        <w:tc>
          <w:tcPr>
            <w:tcW w:w="1701" w:type="dxa"/>
          </w:tcPr>
          <w:p w14:paraId="00E3C3C8" w14:textId="7C6A35D1" w:rsidR="006A77BF" w:rsidRPr="006A77BF" w:rsidRDefault="006A77BF" w:rsidP="000937B8">
            <w:pPr>
              <w:spacing w:line="480" w:lineRule="auto"/>
              <w:rPr>
                <w:rFonts w:ascii="Times New Roman" w:hAnsi="Times New Roman" w:cs="Times New Roman"/>
                <w:b/>
                <w:bCs/>
              </w:rPr>
            </w:pPr>
            <w:r w:rsidRPr="006A77BF">
              <w:rPr>
                <w:rFonts w:ascii="Times New Roman" w:hAnsi="Times New Roman" w:cs="Times New Roman"/>
                <w:b/>
                <w:bCs/>
              </w:rPr>
              <w:t xml:space="preserve">Rest of the world </w:t>
            </w:r>
            <w:r>
              <w:rPr>
                <w:rFonts w:ascii="Times New Roman" w:hAnsi="Times New Roman" w:cs="Times New Roman"/>
                <w:b/>
                <w:bCs/>
              </w:rPr>
              <w:t>including SSA</w:t>
            </w:r>
          </w:p>
          <w:p w14:paraId="3CDA8A7A" w14:textId="77777777" w:rsidR="006A77BF" w:rsidRPr="006A77BF" w:rsidRDefault="006A77BF" w:rsidP="000937B8">
            <w:pPr>
              <w:spacing w:line="480" w:lineRule="auto"/>
              <w:rPr>
                <w:rFonts w:ascii="Times New Roman" w:hAnsi="Times New Roman" w:cs="Times New Roman"/>
                <w:b/>
                <w:bCs/>
                <w:color w:val="1C1C1C"/>
                <w:shd w:val="clear" w:color="auto" w:fill="FFFFFF"/>
              </w:rPr>
            </w:pPr>
            <w:r w:rsidRPr="006A77BF">
              <w:rPr>
                <w:rFonts w:ascii="Times New Roman" w:hAnsi="Times New Roman" w:cs="Times New Roman"/>
                <w:b/>
                <w:bCs/>
              </w:rPr>
              <w:t>Mean ± SE</w:t>
            </w:r>
          </w:p>
        </w:tc>
        <w:tc>
          <w:tcPr>
            <w:tcW w:w="1708" w:type="dxa"/>
          </w:tcPr>
          <w:p w14:paraId="26FF345A" w14:textId="77777777" w:rsidR="006A77BF" w:rsidRPr="006A77BF" w:rsidRDefault="006A77BF" w:rsidP="000937B8">
            <w:pPr>
              <w:spacing w:line="480" w:lineRule="auto"/>
              <w:rPr>
                <w:rFonts w:ascii="Times New Roman" w:hAnsi="Times New Roman" w:cs="Times New Roman"/>
                <w:b/>
                <w:bCs/>
              </w:rPr>
            </w:pPr>
            <w:r w:rsidRPr="006A77BF">
              <w:rPr>
                <w:rFonts w:ascii="Times New Roman" w:hAnsi="Times New Roman" w:cs="Times New Roman"/>
                <w:b/>
                <w:bCs/>
              </w:rPr>
              <w:t>Global</w:t>
            </w:r>
          </w:p>
          <w:p w14:paraId="27883152" w14:textId="77777777" w:rsidR="006A77BF" w:rsidRPr="006A77BF" w:rsidRDefault="006A77BF" w:rsidP="000937B8">
            <w:pPr>
              <w:spacing w:line="480" w:lineRule="auto"/>
              <w:rPr>
                <w:rFonts w:ascii="Times New Roman" w:hAnsi="Times New Roman" w:cs="Times New Roman"/>
                <w:b/>
                <w:bCs/>
                <w:color w:val="1C1C1C"/>
                <w:shd w:val="clear" w:color="auto" w:fill="FFFFFF"/>
              </w:rPr>
            </w:pPr>
            <w:r w:rsidRPr="006A77BF">
              <w:rPr>
                <w:rFonts w:ascii="Times New Roman" w:hAnsi="Times New Roman" w:cs="Times New Roman"/>
                <w:b/>
                <w:bCs/>
              </w:rPr>
              <w:t>Mean ± SE</w:t>
            </w:r>
          </w:p>
        </w:tc>
        <w:tc>
          <w:tcPr>
            <w:tcW w:w="1836" w:type="dxa"/>
          </w:tcPr>
          <w:p w14:paraId="2ED8DB5A" w14:textId="77777777" w:rsidR="006A77BF" w:rsidRPr="006A77BF" w:rsidRDefault="006A77BF" w:rsidP="000937B8">
            <w:pPr>
              <w:spacing w:line="480" w:lineRule="auto"/>
              <w:rPr>
                <w:rFonts w:ascii="Times New Roman" w:hAnsi="Times New Roman" w:cs="Times New Roman"/>
                <w:b/>
                <w:bCs/>
              </w:rPr>
            </w:pPr>
            <w:r w:rsidRPr="006A77BF">
              <w:rPr>
                <w:rFonts w:ascii="Times New Roman" w:hAnsi="Times New Roman" w:cs="Times New Roman"/>
                <w:b/>
                <w:bCs/>
              </w:rPr>
              <w:t>Sub-Saharan Africa</w:t>
            </w:r>
          </w:p>
          <w:p w14:paraId="5063C6E3" w14:textId="77777777" w:rsidR="006A77BF" w:rsidRPr="006A77BF" w:rsidRDefault="006A77BF" w:rsidP="000937B8">
            <w:pPr>
              <w:spacing w:line="480" w:lineRule="auto"/>
              <w:rPr>
                <w:rFonts w:ascii="Times New Roman" w:hAnsi="Times New Roman" w:cs="Times New Roman"/>
                <w:b/>
                <w:bCs/>
              </w:rPr>
            </w:pPr>
            <w:r w:rsidRPr="006A77BF">
              <w:rPr>
                <w:rFonts w:ascii="Times New Roman" w:hAnsi="Times New Roman" w:cs="Times New Roman"/>
                <w:b/>
                <w:bCs/>
              </w:rPr>
              <w:t>Mean ± SE</w:t>
            </w:r>
          </w:p>
        </w:tc>
      </w:tr>
      <w:tr w:rsidR="006A77BF" w:rsidRPr="00BA7E40" w14:paraId="420E5509" w14:textId="77777777" w:rsidTr="000937B8">
        <w:tc>
          <w:tcPr>
            <w:tcW w:w="2872" w:type="dxa"/>
          </w:tcPr>
          <w:p w14:paraId="7471BD28" w14:textId="77777777" w:rsidR="006A77BF" w:rsidRPr="00BC632D" w:rsidRDefault="006A77BF" w:rsidP="000937B8">
            <w:pPr>
              <w:rPr>
                <w:rFonts w:ascii="Times New Roman" w:hAnsi="Times New Roman" w:cs="Times New Roman"/>
              </w:rPr>
            </w:pPr>
            <w:r w:rsidRPr="00BC632D">
              <w:rPr>
                <w:rFonts w:ascii="Times New Roman" w:hAnsi="Times New Roman" w:cs="Times New Roman"/>
              </w:rPr>
              <w:t xml:space="preserve">Vaccination </w:t>
            </w:r>
          </w:p>
          <w:p w14:paraId="4A729C58" w14:textId="77777777" w:rsidR="006A77BF" w:rsidRPr="00BC632D" w:rsidRDefault="006A77BF" w:rsidP="000937B8">
            <w:pPr>
              <w:rPr>
                <w:rFonts w:ascii="Times New Roman" w:hAnsi="Times New Roman" w:cs="Times New Roman"/>
              </w:rPr>
            </w:pPr>
            <w:r w:rsidRPr="00BC632D">
              <w:rPr>
                <w:rFonts w:ascii="Times New Roman" w:hAnsi="Times New Roman" w:cs="Times New Roman"/>
              </w:rPr>
              <w:t>Doses/100 People</w:t>
            </w:r>
          </w:p>
          <w:p w14:paraId="29E4BCB4" w14:textId="25BBC024" w:rsidR="006A77BF" w:rsidRPr="00BC632D" w:rsidRDefault="006A77BF" w:rsidP="000937B8">
            <w:pPr>
              <w:rPr>
                <w:rFonts w:ascii="Times New Roman" w:hAnsi="Times New Roman" w:cs="Times New Roman"/>
                <w:shd w:val="clear" w:color="auto" w:fill="FFFFFF"/>
              </w:rPr>
            </w:pPr>
            <w:r w:rsidRPr="00BC632D">
              <w:rPr>
                <w:rFonts w:ascii="Times New Roman" w:hAnsi="Times New Roman" w:cs="Times New Roman"/>
              </w:rPr>
              <w:t xml:space="preserve">(31 </w:t>
            </w:r>
            <w:ins w:id="241" w:author="Mohammad Nayeem Hasan" w:date="2023-01-06T23:25:00Z">
              <w:r w:rsidR="00794191">
                <w:rPr>
                  <w:rFonts w:ascii="Times New Roman" w:hAnsi="Times New Roman" w:cs="Times New Roman"/>
                </w:rPr>
                <w:t>Dec</w:t>
              </w:r>
            </w:ins>
            <w:del w:id="242" w:author="Mohammad Nayeem Hasan" w:date="2023-01-06T23:25:00Z">
              <w:r w:rsidRPr="00BC632D" w:rsidDel="00794191">
                <w:rPr>
                  <w:rFonts w:ascii="Times New Roman" w:hAnsi="Times New Roman" w:cs="Times New Roman"/>
                </w:rPr>
                <w:delText>August</w:delText>
              </w:r>
            </w:del>
            <w:r w:rsidRPr="00BC632D">
              <w:rPr>
                <w:rFonts w:ascii="Times New Roman" w:hAnsi="Times New Roman" w:cs="Times New Roman"/>
              </w:rPr>
              <w:t xml:space="preserve"> 2022)  </w:t>
            </w:r>
          </w:p>
        </w:tc>
        <w:tc>
          <w:tcPr>
            <w:tcW w:w="1806" w:type="dxa"/>
            <w:vAlign w:val="center"/>
          </w:tcPr>
          <w:p w14:paraId="47280BF9" w14:textId="033A70FE" w:rsidR="006A77BF" w:rsidRPr="00B03EE1" w:rsidRDefault="006A77BF" w:rsidP="000937B8">
            <w:pPr>
              <w:jc w:val="center"/>
              <w:rPr>
                <w:rFonts w:ascii="Times New Roman" w:hAnsi="Times New Roman" w:cs="Times New Roman"/>
                <w:b/>
                <w:shd w:val="clear" w:color="auto" w:fill="FFFFFF"/>
              </w:rPr>
            </w:pPr>
            <w:r w:rsidRPr="00B03EE1">
              <w:rPr>
                <w:rFonts w:ascii="Times New Roman" w:hAnsi="Times New Roman" w:cs="Times New Roman"/>
              </w:rPr>
              <w:t>2</w:t>
            </w:r>
            <w:ins w:id="243" w:author="Mohammad Nayeem Hasan" w:date="2023-01-08T23:28:00Z">
              <w:r w:rsidR="00783B19">
                <w:rPr>
                  <w:rFonts w:ascii="Times New Roman" w:hAnsi="Times New Roman" w:cs="Times New Roman"/>
                </w:rPr>
                <w:t>50.23</w:t>
              </w:r>
            </w:ins>
            <w:del w:id="244" w:author="Mohammad Nayeem Hasan" w:date="2023-01-08T23:28:00Z">
              <w:r w:rsidRPr="00B03EE1" w:rsidDel="00783B19">
                <w:rPr>
                  <w:rFonts w:ascii="Times New Roman" w:hAnsi="Times New Roman" w:cs="Times New Roman"/>
                </w:rPr>
                <w:delText>46.18</w:delText>
              </w:r>
            </w:del>
            <w:r w:rsidRPr="00B03EE1">
              <w:rPr>
                <w:rFonts w:ascii="Times New Roman" w:hAnsi="Times New Roman" w:cs="Times New Roman"/>
              </w:rPr>
              <w:t xml:space="preserve"> </w:t>
            </w:r>
            <w:r>
              <w:rPr>
                <w:rFonts w:ascii="Times New Roman" w:hAnsi="Times New Roman" w:cs="Times New Roman"/>
              </w:rPr>
              <w:t>± 12.</w:t>
            </w:r>
            <w:ins w:id="245" w:author="Mohammad Nayeem Hasan" w:date="2023-01-08T23:29:00Z">
              <w:r w:rsidR="00783B19">
                <w:rPr>
                  <w:rFonts w:ascii="Times New Roman" w:hAnsi="Times New Roman" w:cs="Times New Roman"/>
                </w:rPr>
                <w:t>79</w:t>
              </w:r>
            </w:ins>
            <w:del w:id="246" w:author="Mohammad Nayeem Hasan" w:date="2023-01-08T23:29:00Z">
              <w:r w:rsidDel="00783B19">
                <w:rPr>
                  <w:rFonts w:ascii="Times New Roman" w:hAnsi="Times New Roman" w:cs="Times New Roman"/>
                </w:rPr>
                <w:delText>95</w:delText>
              </w:r>
            </w:del>
          </w:p>
        </w:tc>
        <w:tc>
          <w:tcPr>
            <w:tcW w:w="1701" w:type="dxa"/>
            <w:vAlign w:val="center"/>
          </w:tcPr>
          <w:p w14:paraId="66602D57" w14:textId="4D868701" w:rsidR="006A77BF" w:rsidRPr="00B03EE1" w:rsidRDefault="006A77BF" w:rsidP="000937B8">
            <w:pPr>
              <w:jc w:val="center"/>
              <w:rPr>
                <w:rFonts w:ascii="Times New Roman" w:hAnsi="Times New Roman" w:cs="Times New Roman"/>
                <w:b/>
                <w:shd w:val="clear" w:color="auto" w:fill="FFFFFF"/>
              </w:rPr>
            </w:pPr>
            <w:r w:rsidRPr="00B03EE1">
              <w:rPr>
                <w:rFonts w:ascii="Times New Roman" w:hAnsi="Times New Roman" w:cs="Times New Roman"/>
              </w:rPr>
              <w:t>1</w:t>
            </w:r>
            <w:ins w:id="247" w:author="Mohammad Nayeem Hasan" w:date="2023-01-09T01:08:00Z">
              <w:r w:rsidR="00CE0C68">
                <w:rPr>
                  <w:rFonts w:ascii="Times New Roman" w:hAnsi="Times New Roman" w:cs="Times New Roman"/>
                </w:rPr>
                <w:t>94.84</w:t>
              </w:r>
            </w:ins>
            <w:del w:id="248" w:author="Mohammad Nayeem Hasan" w:date="2023-01-09T01:08:00Z">
              <w:r w:rsidDel="00CE0C68">
                <w:rPr>
                  <w:rFonts w:ascii="Times New Roman" w:hAnsi="Times New Roman" w:cs="Times New Roman"/>
                </w:rPr>
                <w:delText>71.67</w:delText>
              </w:r>
            </w:del>
            <w:r w:rsidRPr="00B03EE1">
              <w:rPr>
                <w:rFonts w:ascii="Times New Roman" w:hAnsi="Times New Roman" w:cs="Times New Roman"/>
              </w:rPr>
              <w:t xml:space="preserve"> </w:t>
            </w:r>
            <w:r>
              <w:rPr>
                <w:rFonts w:ascii="Times New Roman" w:hAnsi="Times New Roman" w:cs="Times New Roman"/>
              </w:rPr>
              <w:t>± 1</w:t>
            </w:r>
            <w:ins w:id="249" w:author="Mohammad Nayeem Hasan" w:date="2023-01-09T01:08:00Z">
              <w:r w:rsidR="00CE0C68">
                <w:rPr>
                  <w:rFonts w:ascii="Times New Roman" w:hAnsi="Times New Roman" w:cs="Times New Roman"/>
                </w:rPr>
                <w:t>3.52</w:t>
              </w:r>
            </w:ins>
            <w:del w:id="250" w:author="Mohammad Nayeem Hasan" w:date="2023-01-09T01:08:00Z">
              <w:r w:rsidDel="00CE0C68">
                <w:rPr>
                  <w:rFonts w:ascii="Times New Roman" w:hAnsi="Times New Roman" w:cs="Times New Roman"/>
                </w:rPr>
                <w:delText>2.26</w:delText>
              </w:r>
            </w:del>
          </w:p>
        </w:tc>
        <w:tc>
          <w:tcPr>
            <w:tcW w:w="1708" w:type="dxa"/>
            <w:vAlign w:val="center"/>
          </w:tcPr>
          <w:p w14:paraId="12B8534D" w14:textId="4F3A7D9E" w:rsidR="006A77BF" w:rsidRPr="00A44E60" w:rsidRDefault="00794191" w:rsidP="000937B8">
            <w:pPr>
              <w:jc w:val="center"/>
              <w:rPr>
                <w:rFonts w:ascii="Times New Roman" w:hAnsi="Times New Roman" w:cs="Times New Roman"/>
                <w:b/>
                <w:shd w:val="clear" w:color="auto" w:fill="FFFFFF"/>
              </w:rPr>
            </w:pPr>
            <w:ins w:id="251" w:author="Mohammad Nayeem Hasan" w:date="2023-01-06T23:26:00Z">
              <w:r w:rsidRPr="00A44E60">
                <w:rPr>
                  <w:rFonts w:ascii="Times New Roman" w:hAnsi="Times New Roman" w:cs="Times New Roman"/>
                </w:rPr>
                <w:t>213.30</w:t>
              </w:r>
            </w:ins>
            <w:del w:id="252" w:author="Mohammad Nayeem Hasan" w:date="2023-01-06T23:26:00Z">
              <w:r w:rsidR="006A77BF" w:rsidRPr="00A44E60" w:rsidDel="00794191">
                <w:rPr>
                  <w:rFonts w:ascii="Times New Roman" w:hAnsi="Times New Roman" w:cs="Times New Roman"/>
                </w:rPr>
                <w:delText>193.72</w:delText>
              </w:r>
            </w:del>
            <w:r w:rsidR="006A77BF" w:rsidRPr="00A44E60">
              <w:rPr>
                <w:rFonts w:ascii="Times New Roman" w:hAnsi="Times New Roman" w:cs="Times New Roman"/>
              </w:rPr>
              <w:t xml:space="preserve"> ± 11.0</w:t>
            </w:r>
            <w:ins w:id="253" w:author="Mohammad Nayeem Hasan" w:date="2023-01-06T23:29:00Z">
              <w:r w:rsidRPr="00A44E60">
                <w:rPr>
                  <w:rFonts w:ascii="Times New Roman" w:hAnsi="Times New Roman" w:cs="Times New Roman"/>
                </w:rPr>
                <w:t>8</w:t>
              </w:r>
            </w:ins>
            <w:del w:id="254" w:author="Mohammad Nayeem Hasan" w:date="2023-01-06T23:29:00Z">
              <w:r w:rsidR="006A77BF" w:rsidRPr="00A44E60" w:rsidDel="00794191">
                <w:rPr>
                  <w:rFonts w:ascii="Times New Roman" w:hAnsi="Times New Roman" w:cs="Times New Roman"/>
                </w:rPr>
                <w:delText>6</w:delText>
              </w:r>
            </w:del>
          </w:p>
        </w:tc>
        <w:tc>
          <w:tcPr>
            <w:tcW w:w="1836" w:type="dxa"/>
            <w:vAlign w:val="center"/>
          </w:tcPr>
          <w:p w14:paraId="44606BA4" w14:textId="448E26D4" w:rsidR="006A77BF" w:rsidRPr="00B03EE1" w:rsidRDefault="007245B4" w:rsidP="000937B8">
            <w:pPr>
              <w:jc w:val="center"/>
              <w:rPr>
                <w:rFonts w:ascii="Times New Roman" w:hAnsi="Times New Roman" w:cs="Times New Roman"/>
              </w:rPr>
            </w:pPr>
            <w:ins w:id="255" w:author="Mohammad Nayeem Hasan" w:date="2023-01-10T20:50:00Z">
              <w:r>
                <w:rPr>
                  <w:rFonts w:ascii="Times New Roman" w:hAnsi="Times New Roman" w:cs="Times New Roman"/>
                </w:rPr>
                <w:t>51.21</w:t>
              </w:r>
            </w:ins>
            <w:del w:id="256" w:author="Mohammad Nayeem Hasan" w:date="2023-01-10T20:50:00Z">
              <w:r w:rsidR="006A77BF" w:rsidRPr="00B03EE1" w:rsidDel="007245B4">
                <w:rPr>
                  <w:rFonts w:ascii="Times New Roman" w:hAnsi="Times New Roman" w:cs="Times New Roman"/>
                </w:rPr>
                <w:delText>42.97</w:delText>
              </w:r>
            </w:del>
            <w:r w:rsidR="006A77BF" w:rsidRPr="00B03EE1">
              <w:rPr>
                <w:rFonts w:ascii="Times New Roman" w:hAnsi="Times New Roman" w:cs="Times New Roman"/>
              </w:rPr>
              <w:t xml:space="preserve"> </w:t>
            </w:r>
            <w:r w:rsidR="006A77BF">
              <w:rPr>
                <w:rFonts w:ascii="Times New Roman" w:hAnsi="Times New Roman" w:cs="Times New Roman"/>
              </w:rPr>
              <w:t>± 6.</w:t>
            </w:r>
            <w:ins w:id="257" w:author="Mohammad Nayeem Hasan" w:date="2023-01-10T20:50:00Z">
              <w:r>
                <w:rPr>
                  <w:rFonts w:ascii="Times New Roman" w:hAnsi="Times New Roman" w:cs="Times New Roman"/>
                </w:rPr>
                <w:t>2</w:t>
              </w:r>
            </w:ins>
            <w:ins w:id="258" w:author="Mohammad Nayeem Hasan" w:date="2023-01-10T20:51:00Z">
              <w:r>
                <w:rPr>
                  <w:rFonts w:ascii="Times New Roman" w:hAnsi="Times New Roman" w:cs="Times New Roman"/>
                </w:rPr>
                <w:t>6</w:t>
              </w:r>
            </w:ins>
            <w:del w:id="259" w:author="Mohammad Nayeem Hasan" w:date="2023-01-10T20:50:00Z">
              <w:r w:rsidR="006A77BF" w:rsidDel="007245B4">
                <w:rPr>
                  <w:rFonts w:ascii="Times New Roman" w:hAnsi="Times New Roman" w:cs="Times New Roman"/>
                </w:rPr>
                <w:delText>37</w:delText>
              </w:r>
            </w:del>
          </w:p>
        </w:tc>
      </w:tr>
      <w:tr w:rsidR="006A77BF" w:rsidRPr="00BA7E40" w14:paraId="7F38C074" w14:textId="77777777" w:rsidTr="000937B8">
        <w:tc>
          <w:tcPr>
            <w:tcW w:w="2872" w:type="dxa"/>
          </w:tcPr>
          <w:p w14:paraId="3AE107AC" w14:textId="77777777" w:rsidR="006A77BF" w:rsidRPr="00BC632D" w:rsidRDefault="006A77BF" w:rsidP="000937B8">
            <w:pPr>
              <w:rPr>
                <w:rFonts w:ascii="Times New Roman" w:hAnsi="Times New Roman" w:cs="Times New Roman"/>
                <w:shd w:val="clear" w:color="auto" w:fill="FFFFFF"/>
              </w:rPr>
            </w:pPr>
            <w:r w:rsidRPr="00BC632D">
              <w:rPr>
                <w:rFonts w:ascii="Times New Roman" w:hAnsi="Times New Roman" w:cs="Times New Roman"/>
              </w:rPr>
              <w:t>Reported CFR by 5 Jan 2021</w:t>
            </w:r>
          </w:p>
        </w:tc>
        <w:tc>
          <w:tcPr>
            <w:tcW w:w="1806" w:type="dxa"/>
            <w:vAlign w:val="center"/>
          </w:tcPr>
          <w:p w14:paraId="65F01D4F" w14:textId="6B9FA5E6" w:rsidR="006A77BF" w:rsidRPr="00B03EE1" w:rsidRDefault="006A77BF" w:rsidP="000937B8">
            <w:pPr>
              <w:jc w:val="center"/>
              <w:rPr>
                <w:rFonts w:ascii="Times New Roman" w:hAnsi="Times New Roman" w:cs="Times New Roman"/>
                <w:b/>
                <w:shd w:val="clear" w:color="auto" w:fill="FFFFFF"/>
              </w:rPr>
            </w:pPr>
            <w:r w:rsidRPr="00B03EE1">
              <w:rPr>
                <w:rFonts w:ascii="Times New Roman" w:hAnsi="Times New Roman" w:cs="Times New Roman"/>
              </w:rPr>
              <w:t>1.8</w:t>
            </w:r>
            <w:ins w:id="260" w:author="Mohammad Nayeem Hasan" w:date="2023-01-11T20:29:00Z">
              <w:r w:rsidR="00E042B0">
                <w:rPr>
                  <w:rFonts w:ascii="Times New Roman" w:hAnsi="Times New Roman" w:cs="Times New Roman"/>
                </w:rPr>
                <w:t>4</w:t>
              </w:r>
            </w:ins>
            <w:del w:id="261" w:author="Mohammad Nayeem Hasan" w:date="2023-01-08T23:36:00Z">
              <w:r w:rsidRPr="00B03EE1" w:rsidDel="00783B19">
                <w:rPr>
                  <w:rFonts w:ascii="Times New Roman" w:hAnsi="Times New Roman" w:cs="Times New Roman"/>
                </w:rPr>
                <w:delText>3</w:delText>
              </w:r>
            </w:del>
            <w:r w:rsidRPr="00B03EE1">
              <w:rPr>
                <w:rFonts w:ascii="Times New Roman" w:hAnsi="Times New Roman" w:cs="Times New Roman"/>
              </w:rPr>
              <w:t xml:space="preserve"> </w:t>
            </w:r>
            <w:r>
              <w:rPr>
                <w:rFonts w:ascii="Times New Roman" w:hAnsi="Times New Roman" w:cs="Times New Roman"/>
              </w:rPr>
              <w:t>± 0.3</w:t>
            </w:r>
            <w:ins w:id="262" w:author="Mohammad Nayeem Hasan" w:date="2023-01-11T20:29:00Z">
              <w:r w:rsidR="00E042B0">
                <w:rPr>
                  <w:rFonts w:ascii="Times New Roman" w:hAnsi="Times New Roman" w:cs="Times New Roman"/>
                </w:rPr>
                <w:t>9</w:t>
              </w:r>
            </w:ins>
            <w:del w:id="263" w:author="Mohammad Nayeem Hasan" w:date="2023-01-08T23:36:00Z">
              <w:r w:rsidDel="00783B19">
                <w:rPr>
                  <w:rFonts w:ascii="Times New Roman" w:hAnsi="Times New Roman" w:cs="Times New Roman"/>
                </w:rPr>
                <w:delText>1</w:delText>
              </w:r>
            </w:del>
          </w:p>
        </w:tc>
        <w:tc>
          <w:tcPr>
            <w:tcW w:w="1701" w:type="dxa"/>
            <w:vAlign w:val="center"/>
          </w:tcPr>
          <w:p w14:paraId="47A15902" w14:textId="795BBE46" w:rsidR="006A77BF" w:rsidRPr="00B03EE1" w:rsidRDefault="006A77BF" w:rsidP="000937B8">
            <w:pPr>
              <w:jc w:val="center"/>
              <w:rPr>
                <w:rFonts w:ascii="Times New Roman" w:hAnsi="Times New Roman" w:cs="Times New Roman"/>
                <w:b/>
                <w:shd w:val="clear" w:color="auto" w:fill="FFFFFF"/>
              </w:rPr>
            </w:pPr>
            <w:r w:rsidRPr="00B03EE1">
              <w:rPr>
                <w:rFonts w:ascii="Times New Roman" w:hAnsi="Times New Roman" w:cs="Times New Roman"/>
              </w:rPr>
              <w:t>2.</w:t>
            </w:r>
            <w:ins w:id="264" w:author="Mohammad Nayeem Hasan" w:date="2023-01-09T01:19:00Z">
              <w:r w:rsidR="000D3FD5">
                <w:rPr>
                  <w:rFonts w:ascii="Times New Roman" w:hAnsi="Times New Roman" w:cs="Times New Roman"/>
                </w:rPr>
                <w:t>34</w:t>
              </w:r>
            </w:ins>
            <w:del w:id="265" w:author="Mohammad Nayeem Hasan" w:date="2023-01-09T01:19:00Z">
              <w:r w:rsidDel="000D3FD5">
                <w:rPr>
                  <w:rFonts w:ascii="Times New Roman" w:hAnsi="Times New Roman" w:cs="Times New Roman"/>
                </w:rPr>
                <w:delText>51</w:delText>
              </w:r>
            </w:del>
            <w:r w:rsidRPr="00B03EE1">
              <w:rPr>
                <w:rFonts w:ascii="Times New Roman" w:hAnsi="Times New Roman" w:cs="Times New Roman"/>
              </w:rPr>
              <w:t xml:space="preserve"> </w:t>
            </w:r>
            <w:r>
              <w:rPr>
                <w:rFonts w:ascii="Times New Roman" w:hAnsi="Times New Roman" w:cs="Times New Roman"/>
              </w:rPr>
              <w:t>± 0.</w:t>
            </w:r>
            <w:ins w:id="266" w:author="Mohammad Nayeem Hasan" w:date="2023-01-09T01:19:00Z">
              <w:r w:rsidR="000D3FD5">
                <w:rPr>
                  <w:rFonts w:ascii="Times New Roman" w:hAnsi="Times New Roman" w:cs="Times New Roman"/>
                </w:rPr>
                <w:t>2</w:t>
              </w:r>
            </w:ins>
            <w:del w:id="267" w:author="Mohammad Nayeem Hasan" w:date="2023-01-09T01:19:00Z">
              <w:r w:rsidDel="000D3FD5">
                <w:rPr>
                  <w:rFonts w:ascii="Times New Roman" w:hAnsi="Times New Roman" w:cs="Times New Roman"/>
                </w:rPr>
                <w:delText>3</w:delText>
              </w:r>
            </w:del>
            <w:r>
              <w:rPr>
                <w:rFonts w:ascii="Times New Roman" w:hAnsi="Times New Roman" w:cs="Times New Roman"/>
              </w:rPr>
              <w:t>4</w:t>
            </w:r>
          </w:p>
        </w:tc>
        <w:tc>
          <w:tcPr>
            <w:tcW w:w="1708" w:type="dxa"/>
            <w:vAlign w:val="center"/>
          </w:tcPr>
          <w:p w14:paraId="13E07E7E" w14:textId="769D5C10" w:rsidR="006A77BF" w:rsidRPr="00A44E60" w:rsidRDefault="00E15F53" w:rsidP="000937B8">
            <w:pPr>
              <w:jc w:val="center"/>
              <w:rPr>
                <w:rFonts w:ascii="Times New Roman" w:hAnsi="Times New Roman" w:cs="Times New Roman"/>
                <w:b/>
                <w:shd w:val="clear" w:color="auto" w:fill="FFFFFF"/>
              </w:rPr>
            </w:pPr>
            <w:ins w:id="268" w:author="Mohammad Nayeem Hasan" w:date="2023-01-06T23:52:00Z">
              <w:r w:rsidRPr="00A44E60">
                <w:rPr>
                  <w:rFonts w:ascii="Times New Roman" w:hAnsi="Times New Roman" w:cs="Times New Roman"/>
                </w:rPr>
                <w:t>2.27</w:t>
              </w:r>
            </w:ins>
            <w:del w:id="269" w:author="Mohammad Nayeem Hasan" w:date="2023-01-06T23:28:00Z">
              <w:r w:rsidR="006A77BF" w:rsidRPr="00A44E60" w:rsidDel="00794191">
                <w:rPr>
                  <w:rFonts w:ascii="Times New Roman" w:hAnsi="Times New Roman" w:cs="Times New Roman"/>
                </w:rPr>
                <w:delText>2.2</w:delText>
              </w:r>
              <w:r w:rsidR="00731813" w:rsidRPr="00A44E60" w:rsidDel="00794191">
                <w:rPr>
                  <w:rFonts w:ascii="Times New Roman" w:hAnsi="Times New Roman" w:cs="Times New Roman"/>
                </w:rPr>
                <w:delText>7</w:delText>
              </w:r>
            </w:del>
            <w:r w:rsidR="006A77BF" w:rsidRPr="00A44E60">
              <w:rPr>
                <w:rFonts w:ascii="Times New Roman" w:hAnsi="Times New Roman" w:cs="Times New Roman"/>
              </w:rPr>
              <w:t xml:space="preserve"> ± 0.</w:t>
            </w:r>
            <w:ins w:id="270" w:author="Mohammad Nayeem Hasan" w:date="2023-01-06T23:52:00Z">
              <w:r w:rsidRPr="00A44E60">
                <w:rPr>
                  <w:rFonts w:ascii="Times New Roman" w:hAnsi="Times New Roman" w:cs="Times New Roman"/>
                </w:rPr>
                <w:t>21</w:t>
              </w:r>
            </w:ins>
            <w:del w:id="271" w:author="Mohammad Nayeem Hasan" w:date="2023-01-06T23:29:00Z">
              <w:r w:rsidR="006A77BF" w:rsidRPr="00A44E60" w:rsidDel="00794191">
                <w:rPr>
                  <w:rFonts w:ascii="Times New Roman" w:hAnsi="Times New Roman" w:cs="Times New Roman"/>
                </w:rPr>
                <w:delText>21</w:delText>
              </w:r>
            </w:del>
          </w:p>
        </w:tc>
        <w:tc>
          <w:tcPr>
            <w:tcW w:w="1836" w:type="dxa"/>
            <w:vAlign w:val="center"/>
          </w:tcPr>
          <w:p w14:paraId="2661564E" w14:textId="667A9096" w:rsidR="006A77BF" w:rsidRPr="00B03EE1" w:rsidRDefault="006A77BF" w:rsidP="000937B8">
            <w:pPr>
              <w:jc w:val="center"/>
              <w:rPr>
                <w:rFonts w:ascii="Times New Roman" w:hAnsi="Times New Roman" w:cs="Times New Roman"/>
              </w:rPr>
            </w:pPr>
            <w:r w:rsidRPr="00B03EE1">
              <w:rPr>
                <w:rFonts w:ascii="Times New Roman" w:hAnsi="Times New Roman" w:cs="Times New Roman"/>
              </w:rPr>
              <w:t>1.9</w:t>
            </w:r>
            <w:ins w:id="272" w:author="Mohammad Nayeem Hasan" w:date="2023-01-10T20:54:00Z">
              <w:r w:rsidR="007245B4">
                <w:rPr>
                  <w:rFonts w:ascii="Times New Roman" w:hAnsi="Times New Roman" w:cs="Times New Roman"/>
                </w:rPr>
                <w:t>7</w:t>
              </w:r>
            </w:ins>
            <w:del w:id="273" w:author="Mohammad Nayeem Hasan" w:date="2023-01-10T20:54:00Z">
              <w:r w:rsidRPr="00B03EE1" w:rsidDel="007245B4">
                <w:rPr>
                  <w:rFonts w:ascii="Times New Roman" w:hAnsi="Times New Roman" w:cs="Times New Roman"/>
                </w:rPr>
                <w:delText>8</w:delText>
              </w:r>
            </w:del>
            <w:r w:rsidRPr="00B03EE1">
              <w:rPr>
                <w:rFonts w:ascii="Times New Roman" w:hAnsi="Times New Roman" w:cs="Times New Roman"/>
              </w:rPr>
              <w:t xml:space="preserve"> </w:t>
            </w:r>
            <w:r>
              <w:rPr>
                <w:rFonts w:ascii="Times New Roman" w:hAnsi="Times New Roman" w:cs="Times New Roman"/>
              </w:rPr>
              <w:t>± 0.19</w:t>
            </w:r>
          </w:p>
        </w:tc>
      </w:tr>
      <w:tr w:rsidR="006A77BF" w:rsidRPr="00BA7E40" w14:paraId="19693822" w14:textId="77777777" w:rsidTr="000937B8">
        <w:tc>
          <w:tcPr>
            <w:tcW w:w="2872" w:type="dxa"/>
          </w:tcPr>
          <w:p w14:paraId="3F3C2557" w14:textId="3F0DB988" w:rsidR="006A77BF" w:rsidRPr="00BC632D" w:rsidRDefault="006A77BF" w:rsidP="000937B8">
            <w:pPr>
              <w:rPr>
                <w:rFonts w:ascii="Times New Roman" w:hAnsi="Times New Roman" w:cs="Times New Roman"/>
                <w:shd w:val="clear" w:color="auto" w:fill="FFFFFF"/>
              </w:rPr>
            </w:pPr>
            <w:r w:rsidRPr="00BC632D">
              <w:rPr>
                <w:rFonts w:ascii="Times New Roman" w:hAnsi="Times New Roman" w:cs="Times New Roman"/>
              </w:rPr>
              <w:t xml:space="preserve">Reported CFR by 31 </w:t>
            </w:r>
            <w:ins w:id="274" w:author="Mohammad Nayeem Hasan" w:date="2023-01-11T20:21:00Z">
              <w:r w:rsidR="00E042B0">
                <w:rPr>
                  <w:rFonts w:ascii="Times New Roman" w:hAnsi="Times New Roman" w:cs="Times New Roman"/>
                </w:rPr>
                <w:t>December</w:t>
              </w:r>
            </w:ins>
            <w:del w:id="275" w:author="Mohammad Nayeem Hasan" w:date="2023-01-06T23:25:00Z">
              <w:r w:rsidRPr="00BC632D" w:rsidDel="00794191">
                <w:rPr>
                  <w:rFonts w:ascii="Times New Roman" w:hAnsi="Times New Roman" w:cs="Times New Roman"/>
                </w:rPr>
                <w:delText>Aug</w:delText>
              </w:r>
            </w:del>
            <w:r w:rsidRPr="00BC632D">
              <w:rPr>
                <w:rFonts w:ascii="Times New Roman" w:hAnsi="Times New Roman" w:cs="Times New Roman"/>
              </w:rPr>
              <w:t xml:space="preserve"> 2022</w:t>
            </w:r>
          </w:p>
        </w:tc>
        <w:tc>
          <w:tcPr>
            <w:tcW w:w="1806" w:type="dxa"/>
            <w:vAlign w:val="center"/>
          </w:tcPr>
          <w:p w14:paraId="0171568C" w14:textId="0686E599" w:rsidR="006A77BF" w:rsidRPr="00B03EE1" w:rsidRDefault="006A77BF" w:rsidP="000937B8">
            <w:pPr>
              <w:jc w:val="center"/>
              <w:rPr>
                <w:rFonts w:ascii="Times New Roman" w:hAnsi="Times New Roman" w:cs="Times New Roman"/>
                <w:b/>
                <w:shd w:val="clear" w:color="auto" w:fill="FFFFFF"/>
              </w:rPr>
            </w:pPr>
            <w:r w:rsidRPr="00B03EE1">
              <w:rPr>
                <w:rFonts w:ascii="Times New Roman" w:hAnsi="Times New Roman" w:cs="Times New Roman"/>
              </w:rPr>
              <w:t>0.5</w:t>
            </w:r>
            <w:ins w:id="276" w:author="Mohammad Nayeem Hasan" w:date="2023-01-08T23:28:00Z">
              <w:r w:rsidR="00783B19">
                <w:rPr>
                  <w:rFonts w:ascii="Times New Roman" w:hAnsi="Times New Roman" w:cs="Times New Roman"/>
                </w:rPr>
                <w:t>8</w:t>
              </w:r>
            </w:ins>
            <w:del w:id="277" w:author="Mohammad Nayeem Hasan" w:date="2023-01-08T23:28:00Z">
              <w:r w:rsidRPr="00B03EE1" w:rsidDel="00783B19">
                <w:rPr>
                  <w:rFonts w:ascii="Times New Roman" w:hAnsi="Times New Roman" w:cs="Times New Roman"/>
                </w:rPr>
                <w:delText>5</w:delText>
              </w:r>
            </w:del>
            <w:r w:rsidRPr="00B03EE1">
              <w:rPr>
                <w:rFonts w:ascii="Times New Roman" w:hAnsi="Times New Roman" w:cs="Times New Roman"/>
              </w:rPr>
              <w:t xml:space="preserve"> </w:t>
            </w:r>
            <w:r>
              <w:rPr>
                <w:rFonts w:ascii="Times New Roman" w:hAnsi="Times New Roman" w:cs="Times New Roman"/>
              </w:rPr>
              <w:t>± 0.</w:t>
            </w:r>
            <w:ins w:id="278" w:author="Mohammad Nayeem Hasan" w:date="2023-01-08T23:28:00Z">
              <w:r w:rsidR="00783B19">
                <w:rPr>
                  <w:rFonts w:ascii="Times New Roman" w:hAnsi="Times New Roman" w:cs="Times New Roman"/>
                </w:rPr>
                <w:t>12</w:t>
              </w:r>
            </w:ins>
            <w:del w:id="279" w:author="Mohammad Nayeem Hasan" w:date="2023-01-08T23:28:00Z">
              <w:r w:rsidDel="00783B19">
                <w:rPr>
                  <w:rFonts w:ascii="Times New Roman" w:hAnsi="Times New Roman" w:cs="Times New Roman"/>
                </w:rPr>
                <w:delText>08</w:delText>
              </w:r>
            </w:del>
          </w:p>
        </w:tc>
        <w:tc>
          <w:tcPr>
            <w:tcW w:w="1701" w:type="dxa"/>
            <w:vAlign w:val="center"/>
          </w:tcPr>
          <w:p w14:paraId="7411E776" w14:textId="1DA288D0" w:rsidR="006A77BF" w:rsidRPr="00B03EE1" w:rsidRDefault="006A77BF" w:rsidP="000937B8">
            <w:pPr>
              <w:jc w:val="center"/>
              <w:rPr>
                <w:rFonts w:ascii="Times New Roman" w:hAnsi="Times New Roman" w:cs="Times New Roman"/>
                <w:b/>
                <w:shd w:val="clear" w:color="auto" w:fill="FFFFFF"/>
              </w:rPr>
            </w:pPr>
            <w:r w:rsidRPr="00B03EE1">
              <w:rPr>
                <w:rFonts w:ascii="Times New Roman" w:hAnsi="Times New Roman" w:cs="Times New Roman"/>
              </w:rPr>
              <w:t>1.7</w:t>
            </w:r>
            <w:r>
              <w:rPr>
                <w:rFonts w:ascii="Times New Roman" w:hAnsi="Times New Roman" w:cs="Times New Roman"/>
              </w:rPr>
              <w:t>2</w:t>
            </w:r>
            <w:r w:rsidRPr="00B03EE1">
              <w:rPr>
                <w:rFonts w:ascii="Times New Roman" w:hAnsi="Times New Roman" w:cs="Times New Roman"/>
              </w:rPr>
              <w:t xml:space="preserve"> </w:t>
            </w:r>
            <w:r>
              <w:rPr>
                <w:rFonts w:ascii="Times New Roman" w:hAnsi="Times New Roman" w:cs="Times New Roman"/>
              </w:rPr>
              <w:t>± 0.</w:t>
            </w:r>
            <w:ins w:id="280" w:author="Mohammad Nayeem Hasan" w:date="2023-01-09T01:08:00Z">
              <w:r w:rsidR="00CE0C68">
                <w:rPr>
                  <w:rFonts w:ascii="Times New Roman" w:hAnsi="Times New Roman" w:cs="Times New Roman"/>
                </w:rPr>
                <w:t>16</w:t>
              </w:r>
            </w:ins>
            <w:del w:id="281" w:author="Mohammad Nayeem Hasan" w:date="2023-01-09T01:08:00Z">
              <w:r w:rsidDel="00CE0C68">
                <w:rPr>
                  <w:rFonts w:ascii="Times New Roman" w:hAnsi="Times New Roman" w:cs="Times New Roman"/>
                </w:rPr>
                <w:delText>21</w:delText>
              </w:r>
            </w:del>
          </w:p>
        </w:tc>
        <w:tc>
          <w:tcPr>
            <w:tcW w:w="1708" w:type="dxa"/>
            <w:vAlign w:val="center"/>
          </w:tcPr>
          <w:p w14:paraId="6DE99952" w14:textId="6B042467" w:rsidR="006A77BF" w:rsidRPr="00A44E60" w:rsidRDefault="00FD3C19" w:rsidP="000937B8">
            <w:pPr>
              <w:jc w:val="center"/>
              <w:rPr>
                <w:rFonts w:ascii="Times New Roman" w:hAnsi="Times New Roman" w:cs="Times New Roman"/>
                <w:b/>
                <w:shd w:val="clear" w:color="auto" w:fill="FFFFFF"/>
              </w:rPr>
            </w:pPr>
            <w:ins w:id="282" w:author="Mohammad Nayeem Hasan" w:date="2023-01-07T00:00:00Z">
              <w:r w:rsidRPr="00A44E60">
                <w:rPr>
                  <w:rFonts w:ascii="Times New Roman" w:hAnsi="Times New Roman" w:cs="Times New Roman"/>
                  <w:rPrChange w:id="283" w:author="Mohammad Nayeem Hasan" w:date="2023-01-08T23:39:00Z">
                    <w:rPr>
                      <w:rFonts w:ascii="Times New Roman" w:hAnsi="Times New Roman" w:cs="Times New Roman"/>
                      <w:highlight w:val="yellow"/>
                    </w:rPr>
                  </w:rPrChange>
                </w:rPr>
                <w:t>1.59</w:t>
              </w:r>
            </w:ins>
            <w:del w:id="284" w:author="Mohammad Nayeem Hasan" w:date="2023-01-07T00:00:00Z">
              <w:r w:rsidR="006A77BF" w:rsidRPr="00A44E60" w:rsidDel="00FD3C19">
                <w:rPr>
                  <w:rFonts w:ascii="Times New Roman" w:hAnsi="Times New Roman" w:cs="Times New Roman"/>
                </w:rPr>
                <w:delText>1</w:delText>
              </w:r>
            </w:del>
            <w:del w:id="285" w:author="Mohammad Nayeem Hasan" w:date="2023-01-06T23:59:00Z">
              <w:r w:rsidR="006A77BF" w:rsidRPr="00A44E60" w:rsidDel="00FD3C19">
                <w:rPr>
                  <w:rFonts w:ascii="Times New Roman" w:hAnsi="Times New Roman" w:cs="Times New Roman"/>
                </w:rPr>
                <w:delText>.61</w:delText>
              </w:r>
            </w:del>
            <w:r w:rsidR="006A77BF" w:rsidRPr="00A44E60">
              <w:rPr>
                <w:rFonts w:ascii="Times New Roman" w:hAnsi="Times New Roman" w:cs="Times New Roman"/>
              </w:rPr>
              <w:t xml:space="preserve"> ± 0.14</w:t>
            </w:r>
          </w:p>
        </w:tc>
        <w:tc>
          <w:tcPr>
            <w:tcW w:w="1836" w:type="dxa"/>
            <w:vAlign w:val="center"/>
          </w:tcPr>
          <w:p w14:paraId="35ABC31E" w14:textId="55195498" w:rsidR="006A77BF" w:rsidRPr="00B03EE1" w:rsidRDefault="006A77BF" w:rsidP="000937B8">
            <w:pPr>
              <w:jc w:val="center"/>
              <w:rPr>
                <w:rFonts w:ascii="Times New Roman" w:hAnsi="Times New Roman" w:cs="Times New Roman"/>
              </w:rPr>
            </w:pPr>
            <w:r w:rsidRPr="00B03EE1">
              <w:rPr>
                <w:rFonts w:ascii="Times New Roman" w:hAnsi="Times New Roman" w:cs="Times New Roman"/>
              </w:rPr>
              <w:t>1.8</w:t>
            </w:r>
            <w:ins w:id="286" w:author="Mohammad Nayeem Hasan" w:date="2023-01-09T01:40:00Z">
              <w:r w:rsidR="008C7F1D">
                <w:rPr>
                  <w:rFonts w:ascii="Times New Roman" w:hAnsi="Times New Roman" w:cs="Times New Roman"/>
                </w:rPr>
                <w:t>2</w:t>
              </w:r>
            </w:ins>
            <w:del w:id="287" w:author="Mohammad Nayeem Hasan" w:date="2023-01-09T01:40:00Z">
              <w:r w:rsidRPr="00B03EE1" w:rsidDel="008C7F1D">
                <w:rPr>
                  <w:rFonts w:ascii="Times New Roman" w:hAnsi="Times New Roman" w:cs="Times New Roman"/>
                </w:rPr>
                <w:delText>4</w:delText>
              </w:r>
            </w:del>
            <w:r w:rsidRPr="00B03EE1">
              <w:rPr>
                <w:rFonts w:ascii="Times New Roman" w:hAnsi="Times New Roman" w:cs="Times New Roman"/>
              </w:rPr>
              <w:t xml:space="preserve"> </w:t>
            </w:r>
            <w:r>
              <w:rPr>
                <w:rFonts w:ascii="Times New Roman" w:hAnsi="Times New Roman" w:cs="Times New Roman"/>
              </w:rPr>
              <w:t>± 0.20</w:t>
            </w:r>
          </w:p>
        </w:tc>
      </w:tr>
      <w:tr w:rsidR="006A77BF" w:rsidRPr="00BA7E40" w14:paraId="51BA0D18" w14:textId="77777777" w:rsidTr="000937B8">
        <w:tc>
          <w:tcPr>
            <w:tcW w:w="2872" w:type="dxa"/>
          </w:tcPr>
          <w:p w14:paraId="749B28D8" w14:textId="77777777" w:rsidR="006A77BF" w:rsidRPr="00BC632D" w:rsidRDefault="006A77BF" w:rsidP="000937B8">
            <w:pPr>
              <w:rPr>
                <w:rFonts w:ascii="Times New Roman" w:hAnsi="Times New Roman" w:cs="Times New Roman"/>
              </w:rPr>
            </w:pPr>
            <w:r w:rsidRPr="00BC632D">
              <w:rPr>
                <w:rFonts w:ascii="Times New Roman" w:hAnsi="Times New Roman" w:cs="Times New Roman"/>
              </w:rPr>
              <w:t>Reported CFR dropped by (%)</w:t>
            </w:r>
          </w:p>
        </w:tc>
        <w:tc>
          <w:tcPr>
            <w:tcW w:w="1806" w:type="dxa"/>
            <w:vAlign w:val="center"/>
          </w:tcPr>
          <w:p w14:paraId="7F7AE505" w14:textId="7D78003E" w:rsidR="006A77BF" w:rsidRPr="00B03EE1" w:rsidRDefault="006A77BF" w:rsidP="000937B8">
            <w:pPr>
              <w:jc w:val="center"/>
              <w:rPr>
                <w:rFonts w:ascii="Times New Roman" w:hAnsi="Times New Roman" w:cs="Times New Roman"/>
              </w:rPr>
            </w:pPr>
            <w:r w:rsidRPr="00B03EE1">
              <w:rPr>
                <w:rFonts w:ascii="Times New Roman" w:hAnsi="Times New Roman" w:cs="Times New Roman"/>
              </w:rPr>
              <w:t>69.</w:t>
            </w:r>
            <w:ins w:id="288" w:author="Mohammad Nayeem Hasan" w:date="2023-01-08T23:40:00Z">
              <w:r w:rsidR="00A44E60">
                <w:rPr>
                  <w:rFonts w:ascii="Times New Roman" w:hAnsi="Times New Roman" w:cs="Times New Roman"/>
                </w:rPr>
                <w:t>31</w:t>
              </w:r>
            </w:ins>
            <w:del w:id="289" w:author="Mohammad Nayeem Hasan" w:date="2023-01-08T23:40:00Z">
              <w:r w:rsidRPr="00B03EE1" w:rsidDel="00A44E60">
                <w:rPr>
                  <w:rFonts w:ascii="Times New Roman" w:hAnsi="Times New Roman" w:cs="Times New Roman"/>
                </w:rPr>
                <w:delText>95</w:delText>
              </w:r>
            </w:del>
          </w:p>
        </w:tc>
        <w:tc>
          <w:tcPr>
            <w:tcW w:w="1701" w:type="dxa"/>
            <w:vAlign w:val="center"/>
          </w:tcPr>
          <w:p w14:paraId="28B0E914" w14:textId="35E0CEA0" w:rsidR="006A77BF" w:rsidRPr="00B03EE1" w:rsidRDefault="002320EA" w:rsidP="000937B8">
            <w:pPr>
              <w:jc w:val="center"/>
              <w:rPr>
                <w:rFonts w:ascii="Times New Roman" w:hAnsi="Times New Roman" w:cs="Times New Roman"/>
              </w:rPr>
            </w:pPr>
            <w:del w:id="290" w:author="Mohammad Nayeem Hasan" w:date="2023-01-09T01:26:00Z">
              <w:r w:rsidDel="000D3FD5">
                <w:rPr>
                  <w:rFonts w:ascii="Times New Roman" w:hAnsi="Times New Roman" w:cs="Times New Roman"/>
                </w:rPr>
                <w:delText>31.47</w:delText>
              </w:r>
            </w:del>
            <w:ins w:id="291" w:author="Mohammad Nayeem Hasan" w:date="2023-01-09T01:26:00Z">
              <w:r w:rsidR="000D3FD5">
                <w:rPr>
                  <w:rFonts w:ascii="Times New Roman" w:hAnsi="Times New Roman" w:cs="Times New Roman"/>
                </w:rPr>
                <w:t>26.50</w:t>
              </w:r>
            </w:ins>
          </w:p>
        </w:tc>
        <w:tc>
          <w:tcPr>
            <w:tcW w:w="1708" w:type="dxa"/>
            <w:vAlign w:val="center"/>
          </w:tcPr>
          <w:p w14:paraId="25EA6C46" w14:textId="15ABF36E" w:rsidR="006A77BF" w:rsidRPr="00A44E60" w:rsidRDefault="002320EA" w:rsidP="000937B8">
            <w:pPr>
              <w:jc w:val="center"/>
              <w:rPr>
                <w:rFonts w:ascii="Times New Roman" w:hAnsi="Times New Roman" w:cs="Times New Roman"/>
              </w:rPr>
            </w:pPr>
            <w:r w:rsidRPr="00A44E60">
              <w:rPr>
                <w:rFonts w:ascii="Times New Roman" w:hAnsi="Times New Roman" w:cs="Times New Roman"/>
              </w:rPr>
              <w:t>29.</w:t>
            </w:r>
            <w:ins w:id="292" w:author="Mohammad Nayeem Hasan" w:date="2023-01-07T00:05:00Z">
              <w:r w:rsidR="00FD3C19" w:rsidRPr="00A44E60">
                <w:rPr>
                  <w:rFonts w:ascii="Times New Roman" w:hAnsi="Times New Roman" w:cs="Times New Roman"/>
                  <w:rPrChange w:id="293" w:author="Mohammad Nayeem Hasan" w:date="2023-01-08T23:39:00Z">
                    <w:rPr>
                      <w:rFonts w:ascii="Times New Roman" w:hAnsi="Times New Roman" w:cs="Times New Roman"/>
                      <w:highlight w:val="yellow"/>
                    </w:rPr>
                  </w:rPrChange>
                </w:rPr>
                <w:t>96</w:t>
              </w:r>
            </w:ins>
            <w:del w:id="294" w:author="Mohammad Nayeem Hasan" w:date="2023-01-07T00:05:00Z">
              <w:r w:rsidRPr="00A44E60" w:rsidDel="00FD3C19">
                <w:rPr>
                  <w:rFonts w:ascii="Times New Roman" w:hAnsi="Times New Roman" w:cs="Times New Roman"/>
                </w:rPr>
                <w:delText>07</w:delText>
              </w:r>
            </w:del>
          </w:p>
        </w:tc>
        <w:tc>
          <w:tcPr>
            <w:tcW w:w="1836" w:type="dxa"/>
            <w:vAlign w:val="center"/>
          </w:tcPr>
          <w:p w14:paraId="2D488243" w14:textId="0BF0CF83" w:rsidR="006A77BF" w:rsidRPr="00B03EE1" w:rsidRDefault="006A77BF" w:rsidP="000937B8">
            <w:pPr>
              <w:jc w:val="center"/>
              <w:rPr>
                <w:rFonts w:ascii="Times New Roman" w:hAnsi="Times New Roman" w:cs="Times New Roman"/>
              </w:rPr>
            </w:pPr>
            <w:r w:rsidRPr="00B03EE1">
              <w:rPr>
                <w:rFonts w:ascii="Times New Roman" w:hAnsi="Times New Roman" w:cs="Times New Roman"/>
              </w:rPr>
              <w:t>7.</w:t>
            </w:r>
            <w:ins w:id="295" w:author="Mohammad Nayeem Hasan" w:date="2023-01-11T14:42:00Z">
              <w:r w:rsidR="00A907B7">
                <w:rPr>
                  <w:rFonts w:ascii="Times New Roman" w:hAnsi="Times New Roman" w:cs="Times New Roman"/>
                </w:rPr>
                <w:t>61</w:t>
              </w:r>
            </w:ins>
            <w:del w:id="296" w:author="Mohammad Nayeem Hasan" w:date="2023-01-11T14:42:00Z">
              <w:r w:rsidRPr="00B03EE1" w:rsidDel="00A907B7">
                <w:rPr>
                  <w:rFonts w:ascii="Times New Roman" w:hAnsi="Times New Roman" w:cs="Times New Roman"/>
                </w:rPr>
                <w:delText>07</w:delText>
              </w:r>
            </w:del>
          </w:p>
        </w:tc>
      </w:tr>
      <w:tr w:rsidR="006A77BF" w:rsidRPr="00BA7E40" w14:paraId="16F31765" w14:textId="77777777" w:rsidTr="000937B8">
        <w:tc>
          <w:tcPr>
            <w:tcW w:w="2872" w:type="dxa"/>
          </w:tcPr>
          <w:p w14:paraId="699539DE" w14:textId="0698426E" w:rsidR="006A77BF" w:rsidRPr="00BC632D" w:rsidRDefault="006A77BF" w:rsidP="000937B8">
            <w:pPr>
              <w:rPr>
                <w:rFonts w:ascii="Times New Roman" w:hAnsi="Times New Roman" w:cs="Times New Roman"/>
              </w:rPr>
            </w:pPr>
            <w:r w:rsidRPr="00BC632D">
              <w:rPr>
                <w:rFonts w:ascii="Times New Roman" w:hAnsi="Times New Roman" w:cs="Times New Roman"/>
              </w:rPr>
              <w:t xml:space="preserve">p-value (for the differences of </w:t>
            </w:r>
            <w:proofErr w:type="spellStart"/>
            <w:r w:rsidRPr="00BC632D">
              <w:rPr>
                <w:rFonts w:ascii="Times New Roman" w:hAnsi="Times New Roman" w:cs="Times New Roman"/>
              </w:rPr>
              <w:t>rCFR</w:t>
            </w:r>
            <w:proofErr w:type="spellEnd"/>
            <w:r w:rsidRPr="00BC632D">
              <w:rPr>
                <w:rFonts w:ascii="Times New Roman" w:hAnsi="Times New Roman" w:cs="Times New Roman"/>
              </w:rPr>
              <w:t xml:space="preserve"> between 5 Jan 2021 and 31 </w:t>
            </w:r>
            <w:del w:id="297" w:author="Mohammad Nayeem Hasan" w:date="2023-01-11T20:21:00Z">
              <w:r w:rsidRPr="00BC632D" w:rsidDel="00E042B0">
                <w:rPr>
                  <w:rFonts w:ascii="Times New Roman" w:hAnsi="Times New Roman" w:cs="Times New Roman"/>
                </w:rPr>
                <w:delText xml:space="preserve">August </w:delText>
              </w:r>
            </w:del>
            <w:ins w:id="298" w:author="Mohammad Nayeem Hasan" w:date="2023-01-11T20:21:00Z">
              <w:r w:rsidR="00E042B0">
                <w:rPr>
                  <w:rFonts w:ascii="Times New Roman" w:hAnsi="Times New Roman" w:cs="Times New Roman"/>
                </w:rPr>
                <w:t>December</w:t>
              </w:r>
              <w:r w:rsidR="00E042B0" w:rsidRPr="00BC632D">
                <w:rPr>
                  <w:rFonts w:ascii="Times New Roman" w:hAnsi="Times New Roman" w:cs="Times New Roman"/>
                </w:rPr>
                <w:t xml:space="preserve"> </w:t>
              </w:r>
            </w:ins>
            <w:r w:rsidRPr="00BC632D">
              <w:rPr>
                <w:rFonts w:ascii="Times New Roman" w:hAnsi="Times New Roman" w:cs="Times New Roman"/>
              </w:rPr>
              <w:t>2022)</w:t>
            </w:r>
          </w:p>
        </w:tc>
        <w:tc>
          <w:tcPr>
            <w:tcW w:w="1806" w:type="dxa"/>
            <w:vAlign w:val="center"/>
          </w:tcPr>
          <w:p w14:paraId="1CD9E5EC" w14:textId="3783D96A" w:rsidR="006A77BF" w:rsidRPr="00B03EE1" w:rsidRDefault="00A44E60" w:rsidP="000937B8">
            <w:pPr>
              <w:jc w:val="center"/>
              <w:rPr>
                <w:rFonts w:ascii="Times New Roman" w:hAnsi="Times New Roman" w:cs="Times New Roman"/>
              </w:rPr>
            </w:pPr>
            <w:ins w:id="299" w:author="Mohammad Nayeem Hasan" w:date="2023-01-08T23:38:00Z">
              <w:r>
                <w:rPr>
                  <w:rFonts w:ascii="Times New Roman" w:hAnsi="Times New Roman" w:cs="Times New Roman"/>
                </w:rPr>
                <w:t>0.003</w:t>
              </w:r>
            </w:ins>
            <w:del w:id="300" w:author="Mohammad Nayeem Hasan" w:date="2023-01-08T23:38:00Z">
              <w:r w:rsidR="006A77BF" w:rsidRPr="00B03EE1" w:rsidDel="00A44E60">
                <w:rPr>
                  <w:rFonts w:ascii="Times New Roman" w:hAnsi="Times New Roman" w:cs="Times New Roman"/>
                </w:rPr>
                <w:delText>&lt;0.001</w:delText>
              </w:r>
            </w:del>
          </w:p>
        </w:tc>
        <w:tc>
          <w:tcPr>
            <w:tcW w:w="1701" w:type="dxa"/>
            <w:vAlign w:val="center"/>
          </w:tcPr>
          <w:p w14:paraId="6E565444" w14:textId="6B512076" w:rsidR="006A77BF" w:rsidRPr="00B03EE1" w:rsidRDefault="006A77BF" w:rsidP="000937B8">
            <w:pPr>
              <w:jc w:val="center"/>
              <w:rPr>
                <w:rFonts w:ascii="Times New Roman" w:hAnsi="Times New Roman" w:cs="Times New Roman"/>
              </w:rPr>
            </w:pPr>
            <w:r w:rsidRPr="00B03EE1">
              <w:rPr>
                <w:rFonts w:ascii="Times New Roman" w:hAnsi="Times New Roman" w:cs="Times New Roman"/>
              </w:rPr>
              <w:t>0.</w:t>
            </w:r>
            <w:ins w:id="301" w:author="Mohammad Nayeem Hasan" w:date="2023-01-09T01:20:00Z">
              <w:r w:rsidR="000D3FD5">
                <w:rPr>
                  <w:rFonts w:ascii="Times New Roman" w:hAnsi="Times New Roman" w:cs="Times New Roman"/>
                </w:rPr>
                <w:t>318</w:t>
              </w:r>
            </w:ins>
            <w:del w:id="302" w:author="Mohammad Nayeem Hasan" w:date="2023-01-09T01:20:00Z">
              <w:r w:rsidDel="000D3FD5">
                <w:rPr>
                  <w:rFonts w:ascii="Times New Roman" w:hAnsi="Times New Roman" w:cs="Times New Roman"/>
                </w:rPr>
                <w:delText>147</w:delText>
              </w:r>
            </w:del>
          </w:p>
        </w:tc>
        <w:tc>
          <w:tcPr>
            <w:tcW w:w="1708" w:type="dxa"/>
            <w:vAlign w:val="center"/>
          </w:tcPr>
          <w:p w14:paraId="00EBA420" w14:textId="43674B36" w:rsidR="006A77BF" w:rsidRPr="00A44E60" w:rsidRDefault="006A77BF" w:rsidP="000937B8">
            <w:pPr>
              <w:jc w:val="center"/>
              <w:rPr>
                <w:rFonts w:ascii="Times New Roman" w:hAnsi="Times New Roman" w:cs="Times New Roman"/>
              </w:rPr>
            </w:pPr>
            <w:r w:rsidRPr="00A44E60">
              <w:rPr>
                <w:rFonts w:ascii="Times New Roman" w:hAnsi="Times New Roman" w:cs="Times New Roman"/>
              </w:rPr>
              <w:t>0.0</w:t>
            </w:r>
            <w:ins w:id="303" w:author="Mohammad Nayeem Hasan" w:date="2023-01-06T23:55:00Z">
              <w:r w:rsidR="00E15F53" w:rsidRPr="00A44E60">
                <w:rPr>
                  <w:rFonts w:ascii="Times New Roman" w:hAnsi="Times New Roman" w:cs="Times New Roman"/>
                </w:rPr>
                <w:t>08</w:t>
              </w:r>
            </w:ins>
            <w:del w:id="304" w:author="Mohammad Nayeem Hasan" w:date="2023-01-06T23:55:00Z">
              <w:r w:rsidRPr="00A44E60" w:rsidDel="00E15F53">
                <w:rPr>
                  <w:rFonts w:ascii="Times New Roman" w:hAnsi="Times New Roman" w:cs="Times New Roman"/>
                </w:rPr>
                <w:delText>13</w:delText>
              </w:r>
            </w:del>
          </w:p>
        </w:tc>
        <w:tc>
          <w:tcPr>
            <w:tcW w:w="1836" w:type="dxa"/>
            <w:vAlign w:val="center"/>
          </w:tcPr>
          <w:p w14:paraId="6B0416FF" w14:textId="4590E633" w:rsidR="006A77BF" w:rsidRPr="00B03EE1" w:rsidRDefault="006A77BF" w:rsidP="000937B8">
            <w:pPr>
              <w:jc w:val="center"/>
              <w:rPr>
                <w:rFonts w:ascii="Times New Roman" w:hAnsi="Times New Roman" w:cs="Times New Roman"/>
              </w:rPr>
            </w:pPr>
            <w:r w:rsidRPr="00B03EE1">
              <w:rPr>
                <w:rFonts w:ascii="Times New Roman" w:hAnsi="Times New Roman" w:cs="Times New Roman"/>
              </w:rPr>
              <w:t>0.3</w:t>
            </w:r>
            <w:ins w:id="305" w:author="Mohammad Nayeem Hasan" w:date="2023-01-10T20:56:00Z">
              <w:r w:rsidR="007245B4">
                <w:rPr>
                  <w:rFonts w:ascii="Times New Roman" w:hAnsi="Times New Roman" w:cs="Times New Roman"/>
                </w:rPr>
                <w:t>09</w:t>
              </w:r>
            </w:ins>
            <w:del w:id="306" w:author="Mohammad Nayeem Hasan" w:date="2023-01-10T20:56:00Z">
              <w:r w:rsidDel="007245B4">
                <w:rPr>
                  <w:rFonts w:ascii="Times New Roman" w:hAnsi="Times New Roman" w:cs="Times New Roman"/>
                </w:rPr>
                <w:delText>61</w:delText>
              </w:r>
            </w:del>
          </w:p>
        </w:tc>
      </w:tr>
      <w:tr w:rsidR="006A77BF" w:rsidRPr="00BA7E40" w14:paraId="66DE2421" w14:textId="77777777" w:rsidTr="000937B8">
        <w:tc>
          <w:tcPr>
            <w:tcW w:w="2872" w:type="dxa"/>
          </w:tcPr>
          <w:p w14:paraId="06D54C25" w14:textId="77777777" w:rsidR="006A77BF" w:rsidRPr="00BC632D" w:rsidRDefault="006A77BF" w:rsidP="000937B8">
            <w:pPr>
              <w:rPr>
                <w:rFonts w:ascii="Times New Roman" w:hAnsi="Times New Roman" w:cs="Times New Roman"/>
              </w:rPr>
            </w:pPr>
            <w:r w:rsidRPr="00BC632D">
              <w:rPr>
                <w:rFonts w:ascii="Times New Roman" w:hAnsi="Times New Roman" w:cs="Times New Roman"/>
              </w:rPr>
              <w:t xml:space="preserve">Excess mortality (deaths/100,000) by 4 Jan 2021 </w:t>
            </w:r>
          </w:p>
        </w:tc>
        <w:tc>
          <w:tcPr>
            <w:tcW w:w="1806" w:type="dxa"/>
            <w:vAlign w:val="center"/>
          </w:tcPr>
          <w:p w14:paraId="3FD6E1BC" w14:textId="74C5B3D8" w:rsidR="006A77BF" w:rsidRPr="00B03EE1" w:rsidRDefault="006A77BF" w:rsidP="000937B8">
            <w:pPr>
              <w:jc w:val="center"/>
              <w:rPr>
                <w:rFonts w:ascii="Times New Roman" w:hAnsi="Times New Roman" w:cs="Times New Roman"/>
              </w:rPr>
            </w:pPr>
            <w:r w:rsidRPr="00B03EE1">
              <w:rPr>
                <w:rFonts w:ascii="Times New Roman" w:hAnsi="Times New Roman" w:cs="Times New Roman"/>
              </w:rPr>
              <w:t xml:space="preserve">0.37 </w:t>
            </w:r>
            <w:r>
              <w:rPr>
                <w:rFonts w:ascii="Times New Roman" w:hAnsi="Times New Roman" w:cs="Times New Roman"/>
              </w:rPr>
              <w:t>± 0.1</w:t>
            </w:r>
            <w:ins w:id="307" w:author="Mohammad Nayeem Hasan" w:date="2023-01-08T23:50:00Z">
              <w:r w:rsidR="008F1B91">
                <w:rPr>
                  <w:rFonts w:ascii="Times New Roman" w:hAnsi="Times New Roman" w:cs="Times New Roman"/>
                </w:rPr>
                <w:t>2</w:t>
              </w:r>
            </w:ins>
            <w:del w:id="308" w:author="Mohammad Nayeem Hasan" w:date="2023-01-08T23:50:00Z">
              <w:r w:rsidDel="008F1B91">
                <w:rPr>
                  <w:rFonts w:ascii="Times New Roman" w:hAnsi="Times New Roman" w:cs="Times New Roman"/>
                </w:rPr>
                <w:delText>0</w:delText>
              </w:r>
            </w:del>
          </w:p>
        </w:tc>
        <w:tc>
          <w:tcPr>
            <w:tcW w:w="1701" w:type="dxa"/>
            <w:vAlign w:val="center"/>
          </w:tcPr>
          <w:p w14:paraId="319ECF47" w14:textId="61C65090" w:rsidR="006A77BF" w:rsidRPr="00B03EE1" w:rsidRDefault="006A77BF" w:rsidP="000937B8">
            <w:pPr>
              <w:jc w:val="center"/>
              <w:rPr>
                <w:rFonts w:ascii="Times New Roman" w:hAnsi="Times New Roman" w:cs="Times New Roman"/>
              </w:rPr>
            </w:pPr>
            <w:r w:rsidRPr="00B03EE1">
              <w:rPr>
                <w:rFonts w:ascii="Times New Roman" w:hAnsi="Times New Roman" w:cs="Times New Roman"/>
              </w:rPr>
              <w:t>0.</w:t>
            </w:r>
            <w:r>
              <w:rPr>
                <w:rFonts w:ascii="Times New Roman" w:hAnsi="Times New Roman" w:cs="Times New Roman"/>
              </w:rPr>
              <w:t>4</w:t>
            </w:r>
            <w:ins w:id="309" w:author="Mohammad Nayeem Hasan" w:date="2023-01-09T01:24:00Z">
              <w:r w:rsidR="000D3FD5">
                <w:rPr>
                  <w:rFonts w:ascii="Times New Roman" w:hAnsi="Times New Roman" w:cs="Times New Roman"/>
                </w:rPr>
                <w:t>0</w:t>
              </w:r>
            </w:ins>
            <w:del w:id="310" w:author="Mohammad Nayeem Hasan" w:date="2023-01-09T01:24:00Z">
              <w:r w:rsidDel="000D3FD5">
                <w:rPr>
                  <w:rFonts w:ascii="Times New Roman" w:hAnsi="Times New Roman" w:cs="Times New Roman"/>
                </w:rPr>
                <w:delText>6</w:delText>
              </w:r>
            </w:del>
            <w:r w:rsidRPr="00B03EE1">
              <w:rPr>
                <w:rFonts w:ascii="Times New Roman" w:hAnsi="Times New Roman" w:cs="Times New Roman"/>
              </w:rPr>
              <w:t xml:space="preserve"> </w:t>
            </w:r>
            <w:r>
              <w:rPr>
                <w:rFonts w:ascii="Times New Roman" w:hAnsi="Times New Roman" w:cs="Times New Roman"/>
              </w:rPr>
              <w:t>± 0.0</w:t>
            </w:r>
            <w:ins w:id="311" w:author="Mohammad Nayeem Hasan" w:date="2023-01-09T01:24:00Z">
              <w:r w:rsidR="000D3FD5">
                <w:rPr>
                  <w:rFonts w:ascii="Times New Roman" w:hAnsi="Times New Roman" w:cs="Times New Roman"/>
                </w:rPr>
                <w:t>5</w:t>
              </w:r>
            </w:ins>
            <w:del w:id="312" w:author="Mohammad Nayeem Hasan" w:date="2023-01-09T01:24:00Z">
              <w:r w:rsidDel="000D3FD5">
                <w:rPr>
                  <w:rFonts w:ascii="Times New Roman" w:hAnsi="Times New Roman" w:cs="Times New Roman"/>
                </w:rPr>
                <w:delText>6</w:delText>
              </w:r>
            </w:del>
          </w:p>
        </w:tc>
        <w:tc>
          <w:tcPr>
            <w:tcW w:w="1708" w:type="dxa"/>
            <w:vAlign w:val="center"/>
          </w:tcPr>
          <w:p w14:paraId="34829270" w14:textId="78AE71A7" w:rsidR="006A77BF" w:rsidRPr="00B03EE1" w:rsidRDefault="006A77BF" w:rsidP="000937B8">
            <w:pPr>
              <w:jc w:val="center"/>
              <w:rPr>
                <w:rFonts w:ascii="Times New Roman" w:hAnsi="Times New Roman" w:cs="Times New Roman"/>
              </w:rPr>
            </w:pPr>
            <w:r w:rsidRPr="00B03EE1">
              <w:rPr>
                <w:rFonts w:ascii="Times New Roman" w:hAnsi="Times New Roman" w:cs="Times New Roman"/>
              </w:rPr>
              <w:t>0.</w:t>
            </w:r>
            <w:ins w:id="313" w:author="Mohammad Nayeem Hasan" w:date="2023-01-07T01:28:00Z">
              <w:r w:rsidR="003B3579">
                <w:rPr>
                  <w:rFonts w:ascii="Times New Roman" w:hAnsi="Times New Roman" w:cs="Times New Roman"/>
                </w:rPr>
                <w:t>39</w:t>
              </w:r>
            </w:ins>
            <w:del w:id="314" w:author="Mohammad Nayeem Hasan" w:date="2023-01-07T01:28:00Z">
              <w:r w:rsidRPr="00B03EE1" w:rsidDel="003B3579">
                <w:rPr>
                  <w:rFonts w:ascii="Times New Roman" w:hAnsi="Times New Roman" w:cs="Times New Roman"/>
                </w:rPr>
                <w:delText>40</w:delText>
              </w:r>
            </w:del>
            <w:r w:rsidRPr="00B03EE1">
              <w:rPr>
                <w:rFonts w:ascii="Times New Roman" w:hAnsi="Times New Roman" w:cs="Times New Roman"/>
              </w:rPr>
              <w:t xml:space="preserve"> </w:t>
            </w:r>
            <w:r>
              <w:rPr>
                <w:rFonts w:ascii="Times New Roman" w:hAnsi="Times New Roman" w:cs="Times New Roman"/>
              </w:rPr>
              <w:t>± 0.04</w:t>
            </w:r>
          </w:p>
        </w:tc>
        <w:tc>
          <w:tcPr>
            <w:tcW w:w="1836" w:type="dxa"/>
            <w:vAlign w:val="center"/>
          </w:tcPr>
          <w:p w14:paraId="10389CA5" w14:textId="7BDC227F" w:rsidR="006A77BF" w:rsidRPr="00B03EE1" w:rsidRDefault="006A77BF" w:rsidP="000937B8">
            <w:pPr>
              <w:jc w:val="center"/>
              <w:rPr>
                <w:rFonts w:ascii="Times New Roman" w:hAnsi="Times New Roman" w:cs="Times New Roman"/>
              </w:rPr>
            </w:pPr>
            <w:r w:rsidRPr="00B03EE1">
              <w:rPr>
                <w:rFonts w:ascii="Times New Roman" w:hAnsi="Times New Roman" w:cs="Times New Roman"/>
              </w:rPr>
              <w:t>0.</w:t>
            </w:r>
            <w:ins w:id="315" w:author="Mohammad Nayeem Hasan" w:date="2023-01-10T20:59:00Z">
              <w:r w:rsidR="007245B4">
                <w:rPr>
                  <w:rFonts w:ascii="Times New Roman" w:hAnsi="Times New Roman" w:cs="Times New Roman"/>
                </w:rPr>
                <w:t>28</w:t>
              </w:r>
            </w:ins>
            <w:del w:id="316" w:author="Mohammad Nayeem Hasan" w:date="2023-01-10T20:59:00Z">
              <w:r w:rsidRPr="00B03EE1" w:rsidDel="007245B4">
                <w:rPr>
                  <w:rFonts w:ascii="Times New Roman" w:hAnsi="Times New Roman" w:cs="Times New Roman"/>
                </w:rPr>
                <w:delText>31</w:delText>
              </w:r>
            </w:del>
            <w:r w:rsidRPr="00B03EE1">
              <w:rPr>
                <w:rFonts w:ascii="Times New Roman" w:hAnsi="Times New Roman" w:cs="Times New Roman"/>
              </w:rPr>
              <w:t xml:space="preserve"> </w:t>
            </w:r>
            <w:r>
              <w:rPr>
                <w:rFonts w:ascii="Times New Roman" w:hAnsi="Times New Roman" w:cs="Times New Roman"/>
              </w:rPr>
              <w:t>± 0.0</w:t>
            </w:r>
            <w:ins w:id="317" w:author="Mohammad Nayeem Hasan" w:date="2023-01-10T20:59:00Z">
              <w:r w:rsidR="007245B4">
                <w:rPr>
                  <w:rFonts w:ascii="Times New Roman" w:hAnsi="Times New Roman" w:cs="Times New Roman"/>
                </w:rPr>
                <w:t>7</w:t>
              </w:r>
            </w:ins>
            <w:del w:id="318" w:author="Mohammad Nayeem Hasan" w:date="2023-01-10T20:59:00Z">
              <w:r w:rsidDel="007245B4">
                <w:rPr>
                  <w:rFonts w:ascii="Times New Roman" w:hAnsi="Times New Roman" w:cs="Times New Roman"/>
                </w:rPr>
                <w:delText>8</w:delText>
              </w:r>
            </w:del>
          </w:p>
        </w:tc>
      </w:tr>
      <w:tr w:rsidR="006A77BF" w:rsidRPr="00BA7E40" w14:paraId="6558C9C8" w14:textId="77777777" w:rsidTr="000937B8">
        <w:tc>
          <w:tcPr>
            <w:tcW w:w="2872" w:type="dxa"/>
          </w:tcPr>
          <w:p w14:paraId="731CFD0C" w14:textId="0A5BE40E" w:rsidR="006A77BF" w:rsidRPr="00BC632D" w:rsidRDefault="006A77BF" w:rsidP="000937B8">
            <w:pPr>
              <w:rPr>
                <w:rFonts w:ascii="Times New Roman" w:hAnsi="Times New Roman" w:cs="Times New Roman"/>
              </w:rPr>
            </w:pPr>
            <w:r w:rsidRPr="00BC632D">
              <w:rPr>
                <w:rFonts w:ascii="Times New Roman" w:hAnsi="Times New Roman" w:cs="Times New Roman"/>
              </w:rPr>
              <w:t xml:space="preserve">Excess mortality (deaths/100,000) by </w:t>
            </w:r>
            <w:ins w:id="319" w:author="Mohammad Nayeem Hasan" w:date="2023-01-07T00:01:00Z">
              <w:r w:rsidR="00FD3C19">
                <w:rPr>
                  <w:rFonts w:ascii="Times New Roman" w:hAnsi="Times New Roman" w:cs="Times New Roman"/>
                </w:rPr>
                <w:t>30</w:t>
              </w:r>
            </w:ins>
            <w:del w:id="320" w:author="Mohammad Nayeem Hasan" w:date="2023-01-07T00:01:00Z">
              <w:r w:rsidRPr="00BC632D" w:rsidDel="00FD3C19">
                <w:rPr>
                  <w:rFonts w:ascii="Times New Roman" w:hAnsi="Times New Roman" w:cs="Times New Roman"/>
                </w:rPr>
                <w:delText>29</w:delText>
              </w:r>
            </w:del>
            <w:r w:rsidRPr="00BC632D">
              <w:rPr>
                <w:rFonts w:ascii="Times New Roman" w:hAnsi="Times New Roman" w:cs="Times New Roman"/>
              </w:rPr>
              <w:t xml:space="preserve"> </w:t>
            </w:r>
            <w:ins w:id="321" w:author="Mohammad Nayeem Hasan" w:date="2023-01-07T00:01:00Z">
              <w:r w:rsidR="00FD3C19">
                <w:rPr>
                  <w:rFonts w:ascii="Times New Roman" w:hAnsi="Times New Roman" w:cs="Times New Roman"/>
                </w:rPr>
                <w:t>Dec</w:t>
              </w:r>
            </w:ins>
            <w:del w:id="322" w:author="Mohammad Nayeem Hasan" w:date="2023-01-07T00:01:00Z">
              <w:r w:rsidRPr="00BC632D" w:rsidDel="00FD3C19">
                <w:rPr>
                  <w:rFonts w:ascii="Times New Roman" w:hAnsi="Times New Roman" w:cs="Times New Roman"/>
                </w:rPr>
                <w:delText>Aug</w:delText>
              </w:r>
            </w:del>
            <w:r w:rsidRPr="00BC632D">
              <w:rPr>
                <w:rFonts w:ascii="Times New Roman" w:hAnsi="Times New Roman" w:cs="Times New Roman"/>
              </w:rPr>
              <w:t xml:space="preserve"> 202</w:t>
            </w:r>
            <w:ins w:id="323" w:author="Mohammad Nayeem Hasan" w:date="2023-01-07T00:02:00Z">
              <w:r w:rsidR="00FD3C19">
                <w:rPr>
                  <w:rFonts w:ascii="Times New Roman" w:hAnsi="Times New Roman" w:cs="Times New Roman"/>
                </w:rPr>
                <w:t>2</w:t>
              </w:r>
            </w:ins>
            <w:del w:id="324" w:author="Mohammad Nayeem Hasan" w:date="2023-01-07T00:02:00Z">
              <w:r w:rsidRPr="00BC632D" w:rsidDel="00FD3C19">
                <w:rPr>
                  <w:rFonts w:ascii="Times New Roman" w:hAnsi="Times New Roman" w:cs="Times New Roman"/>
                </w:rPr>
                <w:delText>1</w:delText>
              </w:r>
            </w:del>
          </w:p>
        </w:tc>
        <w:tc>
          <w:tcPr>
            <w:tcW w:w="1806" w:type="dxa"/>
            <w:vAlign w:val="center"/>
          </w:tcPr>
          <w:p w14:paraId="3A24A740" w14:textId="513EA01C" w:rsidR="006A77BF" w:rsidRPr="00B03EE1" w:rsidRDefault="006A77BF" w:rsidP="000937B8">
            <w:pPr>
              <w:jc w:val="center"/>
              <w:rPr>
                <w:rFonts w:ascii="Times New Roman" w:hAnsi="Times New Roman" w:cs="Times New Roman"/>
              </w:rPr>
            </w:pPr>
            <w:r w:rsidRPr="00B03EE1">
              <w:rPr>
                <w:rFonts w:ascii="Times New Roman" w:hAnsi="Times New Roman" w:cs="Times New Roman"/>
              </w:rPr>
              <w:t>0.</w:t>
            </w:r>
            <w:ins w:id="325" w:author="Mohammad Nayeem Hasan" w:date="2023-01-08T23:46:00Z">
              <w:r w:rsidR="008F1B91">
                <w:rPr>
                  <w:rFonts w:ascii="Times New Roman" w:hAnsi="Times New Roman" w:cs="Times New Roman"/>
                </w:rPr>
                <w:t>19</w:t>
              </w:r>
            </w:ins>
            <w:del w:id="326" w:author="Mohammad Nayeem Hasan" w:date="2023-01-08T23:46:00Z">
              <w:r w:rsidRPr="00B03EE1" w:rsidDel="00A44E60">
                <w:rPr>
                  <w:rFonts w:ascii="Times New Roman" w:hAnsi="Times New Roman" w:cs="Times New Roman"/>
                </w:rPr>
                <w:delText>2</w:delText>
              </w:r>
              <w:r w:rsidDel="00A44E60">
                <w:rPr>
                  <w:rFonts w:ascii="Times New Roman" w:hAnsi="Times New Roman" w:cs="Times New Roman"/>
                </w:rPr>
                <w:delText>4</w:delText>
              </w:r>
            </w:del>
            <w:r w:rsidRPr="00B03EE1">
              <w:rPr>
                <w:rFonts w:ascii="Times New Roman" w:hAnsi="Times New Roman" w:cs="Times New Roman"/>
              </w:rPr>
              <w:t xml:space="preserve"> </w:t>
            </w:r>
            <w:r>
              <w:rPr>
                <w:rFonts w:ascii="Times New Roman" w:hAnsi="Times New Roman" w:cs="Times New Roman"/>
              </w:rPr>
              <w:t>± 0.0</w:t>
            </w:r>
            <w:ins w:id="327" w:author="Mohammad Nayeem Hasan" w:date="2023-01-08T23:46:00Z">
              <w:r w:rsidR="008F1B91">
                <w:rPr>
                  <w:rFonts w:ascii="Times New Roman" w:hAnsi="Times New Roman" w:cs="Times New Roman"/>
                </w:rPr>
                <w:t>3</w:t>
              </w:r>
            </w:ins>
            <w:del w:id="328" w:author="Mohammad Nayeem Hasan" w:date="2023-01-08T23:46:00Z">
              <w:r w:rsidDel="008F1B91">
                <w:rPr>
                  <w:rFonts w:ascii="Times New Roman" w:hAnsi="Times New Roman" w:cs="Times New Roman"/>
                </w:rPr>
                <w:delText>4</w:delText>
              </w:r>
            </w:del>
          </w:p>
        </w:tc>
        <w:tc>
          <w:tcPr>
            <w:tcW w:w="1701" w:type="dxa"/>
            <w:vAlign w:val="center"/>
          </w:tcPr>
          <w:p w14:paraId="2B311FB0" w14:textId="741EF31F" w:rsidR="006A77BF" w:rsidRPr="00B03EE1" w:rsidRDefault="006A77BF" w:rsidP="000937B8">
            <w:pPr>
              <w:jc w:val="center"/>
              <w:rPr>
                <w:rFonts w:ascii="Times New Roman" w:hAnsi="Times New Roman" w:cs="Times New Roman"/>
              </w:rPr>
            </w:pPr>
            <w:r w:rsidRPr="00B03EE1">
              <w:rPr>
                <w:rFonts w:ascii="Times New Roman" w:hAnsi="Times New Roman" w:cs="Times New Roman"/>
              </w:rPr>
              <w:t>0.1</w:t>
            </w:r>
            <w:ins w:id="329" w:author="Mohammad Nayeem Hasan" w:date="2023-01-09T01:12:00Z">
              <w:r w:rsidR="00CE0C68">
                <w:rPr>
                  <w:rFonts w:ascii="Times New Roman" w:hAnsi="Times New Roman" w:cs="Times New Roman"/>
                </w:rPr>
                <w:t>5</w:t>
              </w:r>
            </w:ins>
            <w:del w:id="330" w:author="Mohammad Nayeem Hasan" w:date="2023-01-09T01:12:00Z">
              <w:r w:rsidR="00BC46AF" w:rsidDel="00CE0C68">
                <w:rPr>
                  <w:rFonts w:ascii="Times New Roman" w:hAnsi="Times New Roman" w:cs="Times New Roman"/>
                </w:rPr>
                <w:delText>9</w:delText>
              </w:r>
            </w:del>
            <w:r w:rsidRPr="00B03EE1">
              <w:rPr>
                <w:rFonts w:ascii="Times New Roman" w:hAnsi="Times New Roman" w:cs="Times New Roman"/>
              </w:rPr>
              <w:t xml:space="preserve"> </w:t>
            </w:r>
            <w:r>
              <w:rPr>
                <w:rFonts w:ascii="Times New Roman" w:hAnsi="Times New Roman" w:cs="Times New Roman"/>
              </w:rPr>
              <w:t>± 0.0</w:t>
            </w:r>
            <w:ins w:id="331" w:author="Mohammad Nayeem Hasan" w:date="2023-01-09T01:12:00Z">
              <w:r w:rsidR="00CE0C68">
                <w:rPr>
                  <w:rFonts w:ascii="Times New Roman" w:hAnsi="Times New Roman" w:cs="Times New Roman"/>
                </w:rPr>
                <w:t>1</w:t>
              </w:r>
            </w:ins>
            <w:del w:id="332" w:author="Mohammad Nayeem Hasan" w:date="2023-01-09T01:12:00Z">
              <w:r w:rsidDel="00CE0C68">
                <w:rPr>
                  <w:rFonts w:ascii="Times New Roman" w:hAnsi="Times New Roman" w:cs="Times New Roman"/>
                </w:rPr>
                <w:delText>2</w:delText>
              </w:r>
            </w:del>
          </w:p>
        </w:tc>
        <w:tc>
          <w:tcPr>
            <w:tcW w:w="1708" w:type="dxa"/>
            <w:vAlign w:val="center"/>
          </w:tcPr>
          <w:p w14:paraId="169969D3" w14:textId="5FBA5487" w:rsidR="006A77BF" w:rsidRPr="00B03EE1" w:rsidRDefault="006A77BF" w:rsidP="000937B8">
            <w:pPr>
              <w:jc w:val="center"/>
              <w:rPr>
                <w:rFonts w:ascii="Times New Roman" w:hAnsi="Times New Roman" w:cs="Times New Roman"/>
              </w:rPr>
            </w:pPr>
            <w:r w:rsidRPr="00B03EE1">
              <w:rPr>
                <w:rFonts w:ascii="Times New Roman" w:hAnsi="Times New Roman" w:cs="Times New Roman"/>
              </w:rPr>
              <w:t>0.1</w:t>
            </w:r>
            <w:ins w:id="333" w:author="Mohammad Nayeem Hasan" w:date="2023-01-06T23:47:00Z">
              <w:r w:rsidR="001E2CEA">
                <w:rPr>
                  <w:rFonts w:ascii="Times New Roman" w:hAnsi="Times New Roman" w:cs="Times New Roman"/>
                </w:rPr>
                <w:t>6</w:t>
              </w:r>
            </w:ins>
            <w:del w:id="334" w:author="Mohammad Nayeem Hasan" w:date="2023-01-06T23:47:00Z">
              <w:r w:rsidRPr="00B03EE1" w:rsidDel="001E2CEA">
                <w:rPr>
                  <w:rFonts w:ascii="Times New Roman" w:hAnsi="Times New Roman" w:cs="Times New Roman"/>
                </w:rPr>
                <w:delText>8</w:delText>
              </w:r>
            </w:del>
            <w:r w:rsidRPr="00B03EE1">
              <w:rPr>
                <w:rFonts w:ascii="Times New Roman" w:hAnsi="Times New Roman" w:cs="Times New Roman"/>
              </w:rPr>
              <w:t xml:space="preserve"> </w:t>
            </w:r>
            <w:r>
              <w:rPr>
                <w:rFonts w:ascii="Times New Roman" w:hAnsi="Times New Roman" w:cs="Times New Roman"/>
              </w:rPr>
              <w:t>± 0.0</w:t>
            </w:r>
            <w:ins w:id="335" w:author="Mohammad Nayeem Hasan" w:date="2023-01-06T23:47:00Z">
              <w:r w:rsidR="001E2CEA">
                <w:rPr>
                  <w:rFonts w:ascii="Times New Roman" w:hAnsi="Times New Roman" w:cs="Times New Roman"/>
                </w:rPr>
                <w:t>1</w:t>
              </w:r>
            </w:ins>
            <w:del w:id="336" w:author="Mohammad Nayeem Hasan" w:date="2023-01-06T23:47:00Z">
              <w:r w:rsidDel="001E2CEA">
                <w:rPr>
                  <w:rFonts w:ascii="Times New Roman" w:hAnsi="Times New Roman" w:cs="Times New Roman"/>
                </w:rPr>
                <w:delText>2</w:delText>
              </w:r>
            </w:del>
          </w:p>
        </w:tc>
        <w:tc>
          <w:tcPr>
            <w:tcW w:w="1836" w:type="dxa"/>
            <w:vAlign w:val="center"/>
          </w:tcPr>
          <w:p w14:paraId="167D70B0" w14:textId="7C762D7D" w:rsidR="006A77BF" w:rsidRPr="00B03EE1" w:rsidRDefault="006A77BF" w:rsidP="000937B8">
            <w:pPr>
              <w:jc w:val="center"/>
              <w:rPr>
                <w:rFonts w:ascii="Times New Roman" w:hAnsi="Times New Roman" w:cs="Times New Roman"/>
              </w:rPr>
            </w:pPr>
            <w:r w:rsidRPr="00B03EE1">
              <w:rPr>
                <w:rFonts w:ascii="Times New Roman" w:hAnsi="Times New Roman" w:cs="Times New Roman"/>
              </w:rPr>
              <w:t xml:space="preserve">0.11 </w:t>
            </w:r>
            <w:r>
              <w:rPr>
                <w:rFonts w:ascii="Times New Roman" w:hAnsi="Times New Roman" w:cs="Times New Roman"/>
              </w:rPr>
              <w:t>± 0.0</w:t>
            </w:r>
            <w:ins w:id="337" w:author="Mohammad Nayeem Hasan" w:date="2023-01-10T20:54:00Z">
              <w:r w:rsidR="007245B4">
                <w:rPr>
                  <w:rFonts w:ascii="Times New Roman" w:hAnsi="Times New Roman" w:cs="Times New Roman"/>
                </w:rPr>
                <w:t>1</w:t>
              </w:r>
            </w:ins>
            <w:del w:id="338" w:author="Mohammad Nayeem Hasan" w:date="2023-01-10T20:54:00Z">
              <w:r w:rsidDel="007245B4">
                <w:rPr>
                  <w:rFonts w:ascii="Times New Roman" w:hAnsi="Times New Roman" w:cs="Times New Roman"/>
                </w:rPr>
                <w:delText>4</w:delText>
              </w:r>
            </w:del>
          </w:p>
        </w:tc>
      </w:tr>
      <w:tr w:rsidR="006A77BF" w:rsidRPr="00BA7E40" w14:paraId="7A80749D" w14:textId="77777777" w:rsidTr="000937B8">
        <w:tc>
          <w:tcPr>
            <w:tcW w:w="2872" w:type="dxa"/>
          </w:tcPr>
          <w:p w14:paraId="1A41E031" w14:textId="77777777" w:rsidR="006A77BF" w:rsidRPr="00BC632D" w:rsidRDefault="006A77BF" w:rsidP="000937B8">
            <w:pPr>
              <w:rPr>
                <w:rFonts w:ascii="Times New Roman" w:hAnsi="Times New Roman" w:cs="Times New Roman"/>
              </w:rPr>
            </w:pPr>
            <w:r w:rsidRPr="00BC632D">
              <w:rPr>
                <w:rFonts w:ascii="Times New Roman" w:hAnsi="Times New Roman" w:cs="Times New Roman"/>
              </w:rPr>
              <w:t>Excess mortality dropped by (%)</w:t>
            </w:r>
          </w:p>
        </w:tc>
        <w:tc>
          <w:tcPr>
            <w:tcW w:w="1806" w:type="dxa"/>
            <w:vAlign w:val="center"/>
          </w:tcPr>
          <w:p w14:paraId="6C4265CE" w14:textId="7AAD37E6" w:rsidR="006A77BF" w:rsidRPr="00B03EE1" w:rsidRDefault="00DB01D6" w:rsidP="002320EA">
            <w:pPr>
              <w:jc w:val="center"/>
              <w:rPr>
                <w:rFonts w:ascii="Times New Roman" w:hAnsi="Times New Roman" w:cs="Times New Roman"/>
              </w:rPr>
            </w:pPr>
            <w:ins w:id="339" w:author="Mohammad Nayeem Hasan" w:date="2023-01-09T01:04:00Z">
              <w:r>
                <w:rPr>
                  <w:rFonts w:ascii="Times New Roman" w:hAnsi="Times New Roman" w:cs="Times New Roman"/>
                </w:rPr>
                <w:t>48.65</w:t>
              </w:r>
            </w:ins>
            <w:del w:id="340" w:author="Mohammad Nayeem Hasan" w:date="2023-01-09T01:04:00Z">
              <w:r w:rsidR="002320EA" w:rsidDel="00DB01D6">
                <w:rPr>
                  <w:rFonts w:ascii="Times New Roman" w:hAnsi="Times New Roman" w:cs="Times New Roman"/>
                </w:rPr>
                <w:delText>35.14</w:delText>
              </w:r>
            </w:del>
          </w:p>
        </w:tc>
        <w:tc>
          <w:tcPr>
            <w:tcW w:w="1701" w:type="dxa"/>
            <w:vAlign w:val="center"/>
          </w:tcPr>
          <w:p w14:paraId="4A487DE8" w14:textId="23D98E9A" w:rsidR="006A77BF" w:rsidRPr="00B03EE1" w:rsidRDefault="006A77BF" w:rsidP="000937B8">
            <w:pPr>
              <w:jc w:val="center"/>
              <w:rPr>
                <w:rFonts w:ascii="Times New Roman" w:hAnsi="Times New Roman" w:cs="Times New Roman"/>
              </w:rPr>
            </w:pPr>
            <w:del w:id="341" w:author="Mohammad Nayeem Hasan" w:date="2023-01-09T01:26:00Z">
              <w:r w:rsidRPr="00B03EE1" w:rsidDel="000D3FD5">
                <w:rPr>
                  <w:rFonts w:ascii="Times New Roman" w:hAnsi="Times New Roman" w:cs="Times New Roman"/>
                </w:rPr>
                <w:delText>58.</w:delText>
              </w:r>
              <w:r w:rsidR="002320EA" w:rsidDel="000D3FD5">
                <w:rPr>
                  <w:rFonts w:ascii="Times New Roman" w:hAnsi="Times New Roman" w:cs="Times New Roman"/>
                </w:rPr>
                <w:delText>70</w:delText>
              </w:r>
            </w:del>
            <w:ins w:id="342" w:author="Mohammad Nayeem Hasan" w:date="2023-01-09T01:26:00Z">
              <w:r w:rsidR="000D3FD5">
                <w:rPr>
                  <w:rFonts w:ascii="Times New Roman" w:hAnsi="Times New Roman" w:cs="Times New Roman"/>
                </w:rPr>
                <w:t>62.5</w:t>
              </w:r>
            </w:ins>
            <w:ins w:id="343" w:author="Mohammad Nayeem Hasan" w:date="2023-01-11T15:16:00Z">
              <w:r w:rsidR="006265C4">
                <w:rPr>
                  <w:rFonts w:ascii="Times New Roman" w:hAnsi="Times New Roman" w:cs="Times New Roman"/>
                </w:rPr>
                <w:t>0</w:t>
              </w:r>
            </w:ins>
          </w:p>
        </w:tc>
        <w:tc>
          <w:tcPr>
            <w:tcW w:w="1708" w:type="dxa"/>
            <w:vAlign w:val="center"/>
          </w:tcPr>
          <w:p w14:paraId="5A1300AD" w14:textId="5C90036C" w:rsidR="006A77BF" w:rsidRPr="00B03EE1" w:rsidRDefault="006A77BF" w:rsidP="000937B8">
            <w:pPr>
              <w:jc w:val="center"/>
              <w:rPr>
                <w:rFonts w:ascii="Times New Roman" w:hAnsi="Times New Roman" w:cs="Times New Roman"/>
              </w:rPr>
            </w:pPr>
            <w:r w:rsidRPr="00B03EE1">
              <w:rPr>
                <w:rFonts w:ascii="Times New Roman" w:hAnsi="Times New Roman" w:cs="Times New Roman"/>
              </w:rPr>
              <w:t>5</w:t>
            </w:r>
            <w:ins w:id="344" w:author="Mohammad Nayeem Hasan" w:date="2023-01-07T01:31:00Z">
              <w:r w:rsidR="003B3579">
                <w:rPr>
                  <w:rFonts w:ascii="Times New Roman" w:hAnsi="Times New Roman" w:cs="Times New Roman"/>
                </w:rPr>
                <w:t>8</w:t>
              </w:r>
            </w:ins>
            <w:del w:id="345" w:author="Mohammad Nayeem Hasan" w:date="2023-01-07T01:31:00Z">
              <w:r w:rsidRPr="00B03EE1" w:rsidDel="003B3579">
                <w:rPr>
                  <w:rFonts w:ascii="Times New Roman" w:hAnsi="Times New Roman" w:cs="Times New Roman"/>
                </w:rPr>
                <w:delText>5</w:delText>
              </w:r>
            </w:del>
            <w:r w:rsidRPr="00B03EE1">
              <w:rPr>
                <w:rFonts w:ascii="Times New Roman" w:hAnsi="Times New Roman" w:cs="Times New Roman"/>
              </w:rPr>
              <w:t>.</w:t>
            </w:r>
            <w:ins w:id="346" w:author="Mohammad Nayeem Hasan" w:date="2023-01-07T01:31:00Z">
              <w:r w:rsidR="003B3579">
                <w:rPr>
                  <w:rFonts w:ascii="Times New Roman" w:hAnsi="Times New Roman" w:cs="Times New Roman"/>
                </w:rPr>
                <w:t>97</w:t>
              </w:r>
            </w:ins>
            <w:del w:id="347" w:author="Mohammad Nayeem Hasan" w:date="2023-01-07T01:31:00Z">
              <w:r w:rsidRPr="00B03EE1" w:rsidDel="003B3579">
                <w:rPr>
                  <w:rFonts w:ascii="Times New Roman" w:hAnsi="Times New Roman" w:cs="Times New Roman"/>
                </w:rPr>
                <w:delText>00</w:delText>
              </w:r>
            </w:del>
          </w:p>
        </w:tc>
        <w:tc>
          <w:tcPr>
            <w:tcW w:w="1836" w:type="dxa"/>
            <w:vAlign w:val="center"/>
          </w:tcPr>
          <w:p w14:paraId="260DCD0F" w14:textId="78A4FF65" w:rsidR="006A77BF" w:rsidRPr="00B03EE1" w:rsidRDefault="006A77BF" w:rsidP="000937B8">
            <w:pPr>
              <w:jc w:val="center"/>
              <w:rPr>
                <w:rFonts w:ascii="Times New Roman" w:hAnsi="Times New Roman" w:cs="Times New Roman"/>
              </w:rPr>
            </w:pPr>
            <w:r w:rsidRPr="00B03EE1">
              <w:rPr>
                <w:rFonts w:ascii="Times New Roman" w:hAnsi="Times New Roman" w:cs="Times New Roman"/>
              </w:rPr>
              <w:t>6</w:t>
            </w:r>
            <w:ins w:id="348" w:author="Mohammad Nayeem Hasan" w:date="2023-01-11T14:42:00Z">
              <w:r w:rsidR="00A907B7">
                <w:rPr>
                  <w:rFonts w:ascii="Times New Roman" w:hAnsi="Times New Roman" w:cs="Times New Roman"/>
                </w:rPr>
                <w:t>0.71</w:t>
              </w:r>
            </w:ins>
            <w:del w:id="349" w:author="Mohammad Nayeem Hasan" w:date="2023-01-11T14:42:00Z">
              <w:r w:rsidRPr="00B03EE1" w:rsidDel="00A907B7">
                <w:rPr>
                  <w:rFonts w:ascii="Times New Roman" w:hAnsi="Times New Roman" w:cs="Times New Roman"/>
                </w:rPr>
                <w:delText>4.52</w:delText>
              </w:r>
            </w:del>
          </w:p>
        </w:tc>
      </w:tr>
      <w:tr w:rsidR="006A77BF" w:rsidRPr="00BA7E40" w14:paraId="1764B6D4" w14:textId="77777777" w:rsidTr="000937B8">
        <w:tc>
          <w:tcPr>
            <w:tcW w:w="2872" w:type="dxa"/>
          </w:tcPr>
          <w:p w14:paraId="2D06A5C5" w14:textId="77777777" w:rsidR="006A77BF" w:rsidRPr="00BC632D" w:rsidRDefault="006A77BF" w:rsidP="000937B8">
            <w:pPr>
              <w:rPr>
                <w:rFonts w:ascii="Times New Roman" w:hAnsi="Times New Roman" w:cs="Times New Roman"/>
              </w:rPr>
            </w:pPr>
            <w:r w:rsidRPr="00BC632D">
              <w:rPr>
                <w:rFonts w:ascii="Times New Roman" w:hAnsi="Times New Roman" w:cs="Times New Roman"/>
              </w:rPr>
              <w:t xml:space="preserve">p-value (for the differences of excess mortality between 4 </w:t>
            </w:r>
            <w:r w:rsidRPr="00BC632D">
              <w:rPr>
                <w:rFonts w:ascii="Times New Roman" w:hAnsi="Times New Roman" w:cs="Times New Roman"/>
              </w:rPr>
              <w:lastRenderedPageBreak/>
              <w:t>Jan 2021 and 29 August 2022)</w:t>
            </w:r>
          </w:p>
        </w:tc>
        <w:tc>
          <w:tcPr>
            <w:tcW w:w="1806" w:type="dxa"/>
            <w:vAlign w:val="center"/>
          </w:tcPr>
          <w:p w14:paraId="73123E6B" w14:textId="3505BAEE" w:rsidR="006A77BF" w:rsidRPr="00B03EE1" w:rsidRDefault="006A77BF" w:rsidP="000937B8">
            <w:pPr>
              <w:jc w:val="center"/>
              <w:rPr>
                <w:rFonts w:ascii="Times New Roman" w:hAnsi="Times New Roman" w:cs="Times New Roman"/>
              </w:rPr>
            </w:pPr>
            <w:r w:rsidRPr="00B03EE1">
              <w:rPr>
                <w:rFonts w:ascii="Times New Roman" w:hAnsi="Times New Roman" w:cs="Times New Roman"/>
              </w:rPr>
              <w:lastRenderedPageBreak/>
              <w:t>0.</w:t>
            </w:r>
            <w:r w:rsidR="00BC46AF">
              <w:rPr>
                <w:rFonts w:ascii="Times New Roman" w:hAnsi="Times New Roman" w:cs="Times New Roman"/>
              </w:rPr>
              <w:t>2</w:t>
            </w:r>
            <w:ins w:id="350" w:author="Mohammad Nayeem Hasan" w:date="2023-01-08T23:53:00Z">
              <w:r w:rsidR="008F1B91">
                <w:rPr>
                  <w:rFonts w:ascii="Times New Roman" w:hAnsi="Times New Roman" w:cs="Times New Roman"/>
                </w:rPr>
                <w:t>07</w:t>
              </w:r>
            </w:ins>
            <w:del w:id="351" w:author="Mohammad Nayeem Hasan" w:date="2023-01-08T23:53:00Z">
              <w:r w:rsidR="00BC46AF" w:rsidDel="008F1B91">
                <w:rPr>
                  <w:rFonts w:ascii="Times New Roman" w:hAnsi="Times New Roman" w:cs="Times New Roman"/>
                </w:rPr>
                <w:delText>38</w:delText>
              </w:r>
            </w:del>
          </w:p>
        </w:tc>
        <w:tc>
          <w:tcPr>
            <w:tcW w:w="1701" w:type="dxa"/>
            <w:vAlign w:val="center"/>
          </w:tcPr>
          <w:p w14:paraId="1DF1967E" w14:textId="77777777" w:rsidR="006A77BF" w:rsidRPr="00B03EE1" w:rsidRDefault="006A77BF" w:rsidP="000937B8">
            <w:pPr>
              <w:jc w:val="center"/>
              <w:rPr>
                <w:rFonts w:ascii="Times New Roman" w:hAnsi="Times New Roman" w:cs="Times New Roman"/>
              </w:rPr>
            </w:pPr>
            <w:r w:rsidRPr="00B03EE1">
              <w:rPr>
                <w:rFonts w:ascii="Times New Roman" w:hAnsi="Times New Roman" w:cs="Times New Roman"/>
              </w:rPr>
              <w:t>&lt;0.001</w:t>
            </w:r>
          </w:p>
        </w:tc>
        <w:tc>
          <w:tcPr>
            <w:tcW w:w="1708" w:type="dxa"/>
            <w:vAlign w:val="center"/>
          </w:tcPr>
          <w:p w14:paraId="582730EB" w14:textId="77777777" w:rsidR="006A77BF" w:rsidRPr="00B03EE1" w:rsidRDefault="006A77BF" w:rsidP="000937B8">
            <w:pPr>
              <w:jc w:val="center"/>
              <w:rPr>
                <w:rFonts w:ascii="Times New Roman" w:hAnsi="Times New Roman" w:cs="Times New Roman"/>
              </w:rPr>
            </w:pPr>
            <w:r w:rsidRPr="00B03EE1">
              <w:rPr>
                <w:rFonts w:ascii="Times New Roman" w:hAnsi="Times New Roman" w:cs="Times New Roman"/>
              </w:rPr>
              <w:t>&lt;0.001</w:t>
            </w:r>
          </w:p>
        </w:tc>
        <w:tc>
          <w:tcPr>
            <w:tcW w:w="1836" w:type="dxa"/>
            <w:vAlign w:val="center"/>
          </w:tcPr>
          <w:p w14:paraId="728C9CB5" w14:textId="2B7AF531" w:rsidR="006A77BF" w:rsidRPr="00B03EE1" w:rsidRDefault="006A77BF" w:rsidP="000937B8">
            <w:pPr>
              <w:jc w:val="center"/>
              <w:rPr>
                <w:rFonts w:ascii="Times New Roman" w:hAnsi="Times New Roman" w:cs="Times New Roman"/>
              </w:rPr>
            </w:pPr>
            <w:r w:rsidRPr="00B03EE1">
              <w:rPr>
                <w:rFonts w:ascii="Times New Roman" w:hAnsi="Times New Roman" w:cs="Times New Roman"/>
              </w:rPr>
              <w:t>0.0</w:t>
            </w:r>
            <w:ins w:id="352" w:author="Mohammad Nayeem Hasan" w:date="2023-01-10T20:59:00Z">
              <w:r w:rsidR="007245B4">
                <w:rPr>
                  <w:rFonts w:ascii="Times New Roman" w:hAnsi="Times New Roman" w:cs="Times New Roman"/>
                </w:rPr>
                <w:t>22</w:t>
              </w:r>
            </w:ins>
            <w:del w:id="353" w:author="Mohammad Nayeem Hasan" w:date="2023-01-10T20:59:00Z">
              <w:r w:rsidRPr="00B03EE1" w:rsidDel="007245B4">
                <w:rPr>
                  <w:rFonts w:ascii="Times New Roman" w:hAnsi="Times New Roman" w:cs="Times New Roman"/>
                </w:rPr>
                <w:delText>36</w:delText>
              </w:r>
            </w:del>
          </w:p>
        </w:tc>
      </w:tr>
    </w:tbl>
    <w:p w14:paraId="4D34B79D" w14:textId="77777777" w:rsidR="0002630D" w:rsidRDefault="0002630D" w:rsidP="0002630D">
      <w:pPr>
        <w:rPr>
          <w:rFonts w:ascii="Times New Roman" w:hAnsi="Times New Roman" w:cs="Times New Roman"/>
          <w:b/>
          <w:color w:val="1C1C1C"/>
          <w:shd w:val="clear" w:color="auto" w:fill="FFFFFF"/>
        </w:rPr>
      </w:pPr>
    </w:p>
    <w:p w14:paraId="7A74DA26" w14:textId="77777777" w:rsidR="0002630D" w:rsidRDefault="0002630D" w:rsidP="0002630D">
      <w:pPr>
        <w:rPr>
          <w:rFonts w:ascii="Times New Roman" w:hAnsi="Times New Roman" w:cs="Times New Roman"/>
          <w:b/>
          <w:color w:val="1C1C1C"/>
          <w:shd w:val="clear" w:color="auto" w:fill="FFFFFF"/>
        </w:rPr>
      </w:pPr>
    </w:p>
    <w:p w14:paraId="6FE1D505" w14:textId="77777777" w:rsidR="0002630D" w:rsidRDefault="0002630D" w:rsidP="0002630D">
      <w:pPr>
        <w:rPr>
          <w:rFonts w:ascii="Times New Roman" w:hAnsi="Times New Roman" w:cs="Times New Roman"/>
          <w:b/>
          <w:bCs/>
        </w:rPr>
      </w:pPr>
    </w:p>
    <w:p w14:paraId="4F72F265" w14:textId="77777777" w:rsidR="00B42396" w:rsidRDefault="00B42396">
      <w:pPr>
        <w:rPr>
          <w:rFonts w:ascii="Times New Roman" w:hAnsi="Times New Roman" w:cs="Times New Roman"/>
          <w:b/>
          <w:bCs/>
        </w:rPr>
      </w:pPr>
      <w:r>
        <w:rPr>
          <w:rFonts w:ascii="Times New Roman" w:hAnsi="Times New Roman" w:cs="Times New Roman"/>
          <w:b/>
          <w:bCs/>
        </w:rPr>
        <w:br w:type="page"/>
      </w:r>
    </w:p>
    <w:p w14:paraId="09453017" w14:textId="37406AB8" w:rsidR="00B6497D" w:rsidRDefault="00B6497D" w:rsidP="00B6497D">
      <w:pPr>
        <w:spacing w:line="480" w:lineRule="auto"/>
        <w:rPr>
          <w:rFonts w:ascii="Times New Roman" w:hAnsi="Times New Roman" w:cs="Times New Roman"/>
          <w:b/>
          <w:bCs/>
          <w:color w:val="000000" w:themeColor="text1"/>
          <w:shd w:val="clear" w:color="auto" w:fill="FFFFFF"/>
        </w:rPr>
      </w:pPr>
      <w:r w:rsidRPr="00BA7E40">
        <w:rPr>
          <w:rFonts w:ascii="Times New Roman" w:hAnsi="Times New Roman" w:cs="Times New Roman"/>
          <w:b/>
          <w:bCs/>
          <w:color w:val="000000" w:themeColor="text1"/>
          <w:shd w:val="clear" w:color="auto" w:fill="FFFFFF"/>
        </w:rPr>
        <w:lastRenderedPageBreak/>
        <w:t xml:space="preserve">Table 2: Factors associated with reported Case-Fatality </w:t>
      </w:r>
      <w:r w:rsidR="007F2C7B">
        <w:rPr>
          <w:rFonts w:ascii="Times New Roman" w:hAnsi="Times New Roman" w:cs="Times New Roman"/>
          <w:b/>
          <w:bCs/>
          <w:color w:val="000000" w:themeColor="text1"/>
          <w:shd w:val="clear" w:color="auto" w:fill="FFFFFF"/>
        </w:rPr>
        <w:t>r</w:t>
      </w:r>
      <w:r w:rsidRPr="00BA7E40">
        <w:rPr>
          <w:rFonts w:ascii="Times New Roman" w:hAnsi="Times New Roman" w:cs="Times New Roman"/>
          <w:b/>
          <w:bCs/>
          <w:color w:val="000000" w:themeColor="text1"/>
          <w:shd w:val="clear" w:color="auto" w:fill="FFFFFF"/>
        </w:rPr>
        <w:t>a</w:t>
      </w:r>
      <w:r w:rsidR="007F2C7B">
        <w:rPr>
          <w:rFonts w:ascii="Times New Roman" w:hAnsi="Times New Roman" w:cs="Times New Roman"/>
          <w:b/>
          <w:bCs/>
          <w:color w:val="000000" w:themeColor="text1"/>
          <w:shd w:val="clear" w:color="auto" w:fill="FFFFFF"/>
        </w:rPr>
        <w:t>tio</w:t>
      </w:r>
      <w:r w:rsidRPr="00BA7E40">
        <w:rPr>
          <w:rFonts w:ascii="Times New Roman" w:hAnsi="Times New Roman" w:cs="Times New Roman"/>
          <w:b/>
          <w:bCs/>
          <w:color w:val="000000" w:themeColor="text1"/>
          <w:shd w:val="clear" w:color="auto" w:fill="FFFFFF"/>
        </w:rPr>
        <w:t xml:space="preserve"> (</w:t>
      </w:r>
      <w:proofErr w:type="spellStart"/>
      <w:r w:rsidRPr="00BA7E40">
        <w:rPr>
          <w:rFonts w:ascii="Times New Roman" w:hAnsi="Times New Roman" w:cs="Times New Roman"/>
          <w:b/>
          <w:bCs/>
          <w:color w:val="000000" w:themeColor="text1"/>
          <w:shd w:val="clear" w:color="auto" w:fill="FFFFFF"/>
        </w:rPr>
        <w:t>rCFR</w:t>
      </w:r>
      <w:proofErr w:type="spellEnd"/>
      <w:r w:rsidRPr="00BA7E40">
        <w:rPr>
          <w:rFonts w:ascii="Times New Roman" w:hAnsi="Times New Roman" w:cs="Times New Roman"/>
          <w:b/>
          <w:bCs/>
          <w:color w:val="000000" w:themeColor="text1"/>
          <w:shd w:val="clear" w:color="auto" w:fill="FFFFFF"/>
        </w:rPr>
        <w:t>) of COVID-</w:t>
      </w:r>
      <w:r w:rsidR="00C426C0" w:rsidRPr="00BA7E40">
        <w:rPr>
          <w:rFonts w:ascii="Times New Roman" w:hAnsi="Times New Roman" w:cs="Times New Roman"/>
          <w:b/>
          <w:bCs/>
          <w:color w:val="000000" w:themeColor="text1"/>
          <w:shd w:val="clear" w:color="auto" w:fill="FFFFFF"/>
        </w:rPr>
        <w:t xml:space="preserve">19 </w:t>
      </w:r>
      <w:r w:rsidR="00C426C0">
        <w:rPr>
          <w:rFonts w:ascii="Times New Roman" w:hAnsi="Times New Roman" w:cs="Times New Roman"/>
          <w:b/>
          <w:bCs/>
          <w:color w:val="000000" w:themeColor="text1"/>
          <w:shd w:val="clear" w:color="auto" w:fill="FFFFFF"/>
        </w:rPr>
        <w:t>and</w:t>
      </w:r>
      <w:r>
        <w:rPr>
          <w:rFonts w:ascii="Times New Roman" w:hAnsi="Times New Roman" w:cs="Times New Roman"/>
          <w:b/>
          <w:bCs/>
          <w:color w:val="000000" w:themeColor="text1"/>
          <w:shd w:val="clear" w:color="auto" w:fill="FFFFFF"/>
        </w:rPr>
        <w:t xml:space="preserve"> excess mortality </w:t>
      </w:r>
      <w:r w:rsidRPr="00BA7E40">
        <w:rPr>
          <w:rFonts w:ascii="Times New Roman" w:hAnsi="Times New Roman" w:cs="Times New Roman"/>
          <w:b/>
          <w:bCs/>
          <w:color w:val="000000" w:themeColor="text1"/>
          <w:shd w:val="clear" w:color="auto" w:fill="FFFFFF"/>
        </w:rPr>
        <w:t>in different counties of the world using</w:t>
      </w:r>
      <w:r>
        <w:rPr>
          <w:rFonts w:ascii="Times New Roman" w:hAnsi="Times New Roman" w:cs="Times New Roman"/>
          <w:b/>
          <w:bCs/>
          <w:color w:val="000000" w:themeColor="text1"/>
          <w:shd w:val="clear" w:color="auto" w:fill="FFFFFF"/>
        </w:rPr>
        <w:t xml:space="preserve"> a</w:t>
      </w:r>
      <w:r w:rsidRPr="00BA7E40">
        <w:rPr>
          <w:rFonts w:ascii="Times New Roman" w:hAnsi="Times New Roman" w:cs="Times New Roman"/>
          <w:b/>
          <w:bCs/>
          <w:color w:val="000000" w:themeColor="text1"/>
          <w:shd w:val="clear" w:color="auto" w:fill="FFFFFF"/>
        </w:rPr>
        <w:t xml:space="preserve"> generalized linear mixed model during </w:t>
      </w:r>
      <w:r w:rsidR="00FC286F">
        <w:rPr>
          <w:rFonts w:ascii="Times New Roman" w:hAnsi="Times New Roman" w:cs="Times New Roman"/>
          <w:b/>
          <w:bCs/>
          <w:color w:val="000000" w:themeColor="text1"/>
          <w:shd w:val="clear" w:color="auto" w:fill="FFFFFF"/>
        </w:rPr>
        <w:t>1</w:t>
      </w:r>
      <w:r w:rsidRPr="00BA7E40">
        <w:rPr>
          <w:rFonts w:ascii="Times New Roman" w:hAnsi="Times New Roman" w:cs="Times New Roman"/>
          <w:b/>
          <w:bCs/>
          <w:color w:val="000000" w:themeColor="text1"/>
          <w:shd w:val="clear" w:color="auto" w:fill="FFFFFF"/>
        </w:rPr>
        <w:t xml:space="preserve"> Jan 2020 and </w:t>
      </w:r>
      <w:r w:rsidR="00DF5D1F">
        <w:rPr>
          <w:rFonts w:ascii="Times New Roman" w:hAnsi="Times New Roman" w:cs="Times New Roman"/>
          <w:b/>
          <w:bCs/>
          <w:color w:val="000000" w:themeColor="text1"/>
          <w:shd w:val="clear" w:color="auto" w:fill="FFFFFF"/>
        </w:rPr>
        <w:t>31 Aug</w:t>
      </w:r>
      <w:r w:rsidRPr="00BA7E40">
        <w:rPr>
          <w:rFonts w:ascii="Times New Roman" w:hAnsi="Times New Roman" w:cs="Times New Roman"/>
          <w:b/>
          <w:bCs/>
          <w:color w:val="000000" w:themeColor="text1"/>
          <w:shd w:val="clear" w:color="auto" w:fill="FFFFFF"/>
        </w:rPr>
        <w:t xml:space="preserve"> 2022. </w:t>
      </w:r>
    </w:p>
    <w:tbl>
      <w:tblPr>
        <w:tblStyle w:val="TableGrid"/>
        <w:tblW w:w="9782" w:type="dxa"/>
        <w:tblInd w:w="-289" w:type="dxa"/>
        <w:tblLayout w:type="fixed"/>
        <w:tblLook w:val="04A0" w:firstRow="1" w:lastRow="0" w:firstColumn="1" w:lastColumn="0" w:noHBand="0" w:noVBand="1"/>
      </w:tblPr>
      <w:tblGrid>
        <w:gridCol w:w="2017"/>
        <w:gridCol w:w="1102"/>
        <w:gridCol w:w="1701"/>
        <w:gridCol w:w="993"/>
        <w:gridCol w:w="1134"/>
        <w:gridCol w:w="1559"/>
        <w:gridCol w:w="1276"/>
      </w:tblGrid>
      <w:tr w:rsidR="000706DF" w:rsidRPr="00BA7E40" w14:paraId="7CB3A468" w14:textId="77777777" w:rsidTr="005840F6">
        <w:tc>
          <w:tcPr>
            <w:tcW w:w="2017" w:type="dxa"/>
            <w:vMerge w:val="restart"/>
          </w:tcPr>
          <w:p w14:paraId="3B276541" w14:textId="77777777" w:rsidR="000706DF" w:rsidRPr="00BA7E40" w:rsidRDefault="000706DF" w:rsidP="000937B8">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Variables</w:t>
            </w:r>
          </w:p>
        </w:tc>
        <w:tc>
          <w:tcPr>
            <w:tcW w:w="3796" w:type="dxa"/>
            <w:gridSpan w:val="3"/>
          </w:tcPr>
          <w:p w14:paraId="716442C1" w14:textId="232B7668" w:rsidR="000706DF" w:rsidRPr="00BA7E40" w:rsidRDefault="000706DF" w:rsidP="000937B8">
            <w:pPr>
              <w:jc w:val="center"/>
              <w:rPr>
                <w:rFonts w:ascii="Times New Roman" w:hAnsi="Times New Roman" w:cs="Times New Roman"/>
                <w:b/>
                <w:color w:val="1C1C1C"/>
                <w:shd w:val="clear" w:color="auto" w:fill="FFFFFF"/>
              </w:rPr>
            </w:pPr>
            <w:r>
              <w:rPr>
                <w:rFonts w:ascii="Times New Roman" w:hAnsi="Times New Roman" w:cs="Times New Roman"/>
                <w:b/>
                <w:color w:val="1C1C1C"/>
                <w:shd w:val="clear" w:color="auto" w:fill="FFFFFF"/>
              </w:rPr>
              <w:t>Reported case-fatality rat</w:t>
            </w:r>
            <w:r w:rsidR="00805723">
              <w:rPr>
                <w:rFonts w:ascii="Times New Roman" w:hAnsi="Times New Roman" w:cs="Times New Roman"/>
                <w:b/>
                <w:color w:val="1C1C1C"/>
                <w:shd w:val="clear" w:color="auto" w:fill="FFFFFF"/>
              </w:rPr>
              <w:t>io</w:t>
            </w:r>
            <w:r w:rsidR="00B44156">
              <w:rPr>
                <w:rFonts w:ascii="Times New Roman" w:hAnsi="Times New Roman" w:cs="Times New Roman"/>
                <w:b/>
                <w:color w:val="1C1C1C"/>
                <w:shd w:val="clear" w:color="auto" w:fill="FFFFFF"/>
              </w:rPr>
              <w:t xml:space="preserve"> (</w:t>
            </w:r>
            <w:proofErr w:type="spellStart"/>
            <w:r w:rsidR="00B44156">
              <w:rPr>
                <w:rFonts w:ascii="Times New Roman" w:hAnsi="Times New Roman" w:cs="Times New Roman"/>
                <w:b/>
                <w:color w:val="1C1C1C"/>
                <w:shd w:val="clear" w:color="auto" w:fill="FFFFFF"/>
              </w:rPr>
              <w:t>rCFR</w:t>
            </w:r>
            <w:proofErr w:type="spellEnd"/>
            <w:r w:rsidR="00B44156">
              <w:rPr>
                <w:rFonts w:ascii="Times New Roman" w:hAnsi="Times New Roman" w:cs="Times New Roman"/>
                <w:b/>
                <w:color w:val="1C1C1C"/>
                <w:shd w:val="clear" w:color="auto" w:fill="FFFFFF"/>
              </w:rPr>
              <w:t>)</w:t>
            </w:r>
          </w:p>
        </w:tc>
        <w:tc>
          <w:tcPr>
            <w:tcW w:w="3969" w:type="dxa"/>
            <w:gridSpan w:val="3"/>
          </w:tcPr>
          <w:p w14:paraId="2E61E5A5" w14:textId="77777777" w:rsidR="000706DF" w:rsidRPr="00BA7E40" w:rsidRDefault="000706DF" w:rsidP="000937B8">
            <w:pPr>
              <w:jc w:val="center"/>
              <w:rPr>
                <w:rFonts w:ascii="Times New Roman" w:hAnsi="Times New Roman" w:cs="Times New Roman"/>
                <w:b/>
                <w:color w:val="1C1C1C"/>
                <w:shd w:val="clear" w:color="auto" w:fill="FFFFFF"/>
              </w:rPr>
            </w:pPr>
            <w:r>
              <w:rPr>
                <w:rFonts w:ascii="Times New Roman" w:hAnsi="Times New Roman" w:cs="Times New Roman"/>
                <w:b/>
                <w:color w:val="1C1C1C"/>
                <w:shd w:val="clear" w:color="auto" w:fill="FFFFFF"/>
              </w:rPr>
              <w:t>Excess mortality</w:t>
            </w:r>
          </w:p>
        </w:tc>
      </w:tr>
      <w:tr w:rsidR="000706DF" w:rsidRPr="00BA7E40" w14:paraId="040FFDDB" w14:textId="77777777" w:rsidTr="005840F6">
        <w:tc>
          <w:tcPr>
            <w:tcW w:w="2017" w:type="dxa"/>
            <w:vMerge/>
          </w:tcPr>
          <w:p w14:paraId="12B73633" w14:textId="77777777" w:rsidR="000706DF" w:rsidRPr="00BA7E40" w:rsidRDefault="000706DF" w:rsidP="000937B8">
            <w:pPr>
              <w:rPr>
                <w:rFonts w:ascii="Times New Roman" w:hAnsi="Times New Roman" w:cs="Times New Roman"/>
                <w:b/>
                <w:color w:val="1C1C1C"/>
                <w:shd w:val="clear" w:color="auto" w:fill="FFFFFF"/>
              </w:rPr>
            </w:pPr>
          </w:p>
        </w:tc>
        <w:tc>
          <w:tcPr>
            <w:tcW w:w="1102" w:type="dxa"/>
          </w:tcPr>
          <w:p w14:paraId="19A7054B" w14:textId="070EDCF6" w:rsidR="000706DF" w:rsidRPr="00BA7E40" w:rsidRDefault="000706DF" w:rsidP="000937B8">
            <w:pPr>
              <w:rPr>
                <w:rFonts w:ascii="Times New Roman" w:hAnsi="Times New Roman" w:cs="Times New Roman"/>
                <w:b/>
                <w:color w:val="1C1C1C"/>
                <w:shd w:val="clear" w:color="auto" w:fill="FFFFFF"/>
              </w:rPr>
            </w:pPr>
            <w:r>
              <w:rPr>
                <w:rFonts w:ascii="Times New Roman" w:hAnsi="Times New Roman" w:cs="Times New Roman"/>
                <w:b/>
                <w:color w:val="1C1C1C"/>
                <w:shd w:val="clear" w:color="auto" w:fill="FFFFFF"/>
              </w:rPr>
              <w:t>Odds ratio (OR)</w:t>
            </w:r>
          </w:p>
        </w:tc>
        <w:tc>
          <w:tcPr>
            <w:tcW w:w="1701" w:type="dxa"/>
          </w:tcPr>
          <w:p w14:paraId="3782BBA7" w14:textId="77777777" w:rsidR="000706DF" w:rsidRPr="00BA7E40" w:rsidRDefault="000706DF" w:rsidP="000937B8">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95% C</w:t>
            </w:r>
            <w:r>
              <w:rPr>
                <w:rFonts w:ascii="Times New Roman" w:hAnsi="Times New Roman" w:cs="Times New Roman"/>
                <w:b/>
                <w:color w:val="1C1C1C"/>
                <w:shd w:val="clear" w:color="auto" w:fill="FFFFFF"/>
              </w:rPr>
              <w:t xml:space="preserve">onfidence </w:t>
            </w:r>
            <w:r w:rsidRPr="00BA7E40">
              <w:rPr>
                <w:rFonts w:ascii="Times New Roman" w:hAnsi="Times New Roman" w:cs="Times New Roman"/>
                <w:b/>
                <w:color w:val="1C1C1C"/>
                <w:shd w:val="clear" w:color="auto" w:fill="FFFFFF"/>
              </w:rPr>
              <w:t>I</w:t>
            </w:r>
            <w:r>
              <w:rPr>
                <w:rFonts w:ascii="Times New Roman" w:hAnsi="Times New Roman" w:cs="Times New Roman"/>
                <w:b/>
                <w:color w:val="1C1C1C"/>
                <w:shd w:val="clear" w:color="auto" w:fill="FFFFFF"/>
              </w:rPr>
              <w:t>nterval</w:t>
            </w:r>
          </w:p>
        </w:tc>
        <w:tc>
          <w:tcPr>
            <w:tcW w:w="993" w:type="dxa"/>
          </w:tcPr>
          <w:p w14:paraId="2D65D25B" w14:textId="77777777" w:rsidR="000706DF" w:rsidRPr="00BA7E40" w:rsidRDefault="000706DF" w:rsidP="000937B8">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P-value</w:t>
            </w:r>
          </w:p>
        </w:tc>
        <w:tc>
          <w:tcPr>
            <w:tcW w:w="1134" w:type="dxa"/>
          </w:tcPr>
          <w:p w14:paraId="3643BAFC" w14:textId="60EBB108" w:rsidR="000706DF" w:rsidRPr="00BA7E40" w:rsidRDefault="00531EE9" w:rsidP="000937B8">
            <w:pPr>
              <w:rPr>
                <w:rFonts w:ascii="Times New Roman" w:hAnsi="Times New Roman" w:cs="Times New Roman"/>
                <w:b/>
                <w:color w:val="1C1C1C"/>
                <w:shd w:val="clear" w:color="auto" w:fill="FFFFFF"/>
              </w:rPr>
            </w:pPr>
            <w:r>
              <w:rPr>
                <w:rFonts w:ascii="Times New Roman" w:hAnsi="Times New Roman" w:cs="Times New Roman"/>
                <w:b/>
                <w:color w:val="1C1C1C"/>
                <w:shd w:val="clear" w:color="auto" w:fill="FFFFFF"/>
              </w:rPr>
              <w:t xml:space="preserve">Odds ratio </w:t>
            </w:r>
            <w:r w:rsidR="000706DF">
              <w:rPr>
                <w:rFonts w:ascii="Times New Roman" w:hAnsi="Times New Roman" w:cs="Times New Roman"/>
                <w:b/>
                <w:color w:val="1C1C1C"/>
                <w:shd w:val="clear" w:color="auto" w:fill="FFFFFF"/>
              </w:rPr>
              <w:t>[</w:t>
            </w:r>
            <w:r>
              <w:rPr>
                <w:rFonts w:ascii="Times New Roman" w:hAnsi="Times New Roman" w:cs="Times New Roman"/>
                <w:b/>
                <w:color w:val="1C1C1C"/>
                <w:shd w:val="clear" w:color="auto" w:fill="FFFFFF"/>
              </w:rPr>
              <w:t>O</w:t>
            </w:r>
            <w:r w:rsidR="000706DF">
              <w:rPr>
                <w:rFonts w:ascii="Times New Roman" w:hAnsi="Times New Roman" w:cs="Times New Roman"/>
                <w:b/>
                <w:color w:val="1C1C1C"/>
                <w:shd w:val="clear" w:color="auto" w:fill="FFFFFF"/>
              </w:rPr>
              <w:t>R]</w:t>
            </w:r>
          </w:p>
        </w:tc>
        <w:tc>
          <w:tcPr>
            <w:tcW w:w="1559" w:type="dxa"/>
          </w:tcPr>
          <w:p w14:paraId="5F692BCA" w14:textId="77777777" w:rsidR="000706DF" w:rsidRPr="00BA7E40" w:rsidRDefault="000706DF" w:rsidP="000937B8">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95% C</w:t>
            </w:r>
            <w:r>
              <w:rPr>
                <w:rFonts w:ascii="Times New Roman" w:hAnsi="Times New Roman" w:cs="Times New Roman"/>
                <w:b/>
                <w:color w:val="1C1C1C"/>
                <w:shd w:val="clear" w:color="auto" w:fill="FFFFFF"/>
              </w:rPr>
              <w:t xml:space="preserve">onfidence </w:t>
            </w:r>
            <w:r w:rsidRPr="00BA7E40">
              <w:rPr>
                <w:rFonts w:ascii="Times New Roman" w:hAnsi="Times New Roman" w:cs="Times New Roman"/>
                <w:b/>
                <w:color w:val="1C1C1C"/>
                <w:shd w:val="clear" w:color="auto" w:fill="FFFFFF"/>
              </w:rPr>
              <w:t>I</w:t>
            </w:r>
            <w:r>
              <w:rPr>
                <w:rFonts w:ascii="Times New Roman" w:hAnsi="Times New Roman" w:cs="Times New Roman"/>
                <w:b/>
                <w:color w:val="1C1C1C"/>
                <w:shd w:val="clear" w:color="auto" w:fill="FFFFFF"/>
              </w:rPr>
              <w:t>nterval</w:t>
            </w:r>
          </w:p>
        </w:tc>
        <w:tc>
          <w:tcPr>
            <w:tcW w:w="1276" w:type="dxa"/>
          </w:tcPr>
          <w:p w14:paraId="60C1C0D8" w14:textId="77777777" w:rsidR="000706DF" w:rsidRPr="00BA7E40" w:rsidRDefault="000706DF" w:rsidP="000937B8">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P-value</w:t>
            </w:r>
          </w:p>
        </w:tc>
      </w:tr>
      <w:tr w:rsidR="000706DF" w:rsidRPr="00BA7E40" w14:paraId="33F11D6C" w14:textId="77777777" w:rsidTr="005840F6">
        <w:tc>
          <w:tcPr>
            <w:tcW w:w="2017" w:type="dxa"/>
          </w:tcPr>
          <w:p w14:paraId="748A76CC" w14:textId="77777777" w:rsidR="000706DF" w:rsidRPr="00BA7E40" w:rsidRDefault="000706DF" w:rsidP="000937B8">
            <w:pPr>
              <w:rPr>
                <w:rFonts w:ascii="Times New Roman" w:hAnsi="Times New Roman" w:cs="Times New Roman"/>
                <w:color w:val="1C1C1C"/>
                <w:shd w:val="clear" w:color="auto" w:fill="FFFFFF"/>
              </w:rPr>
            </w:pPr>
            <w:r w:rsidRPr="00BA7E40">
              <w:rPr>
                <w:rFonts w:ascii="Times New Roman" w:hAnsi="Times New Roman" w:cs="Times New Roman"/>
                <w:color w:val="1C1C1C"/>
                <w:shd w:val="clear" w:color="auto" w:fill="FFFFFF"/>
              </w:rPr>
              <w:t>Vaccination</w:t>
            </w:r>
          </w:p>
        </w:tc>
        <w:tc>
          <w:tcPr>
            <w:tcW w:w="1102" w:type="dxa"/>
          </w:tcPr>
          <w:p w14:paraId="7EFC71CF" w14:textId="6394D4DE"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0.6</w:t>
            </w:r>
            <w:ins w:id="354" w:author="Mohammad Nayeem Hasan" w:date="2023-01-10T21:09:00Z">
              <w:r w:rsidR="00B634F8">
                <w:rPr>
                  <w:rFonts w:ascii="Times New Roman" w:hAnsi="Times New Roman" w:cs="Times New Roman"/>
                  <w:shd w:val="clear" w:color="auto" w:fill="FFFFFF"/>
                </w:rPr>
                <w:t>36</w:t>
              </w:r>
            </w:ins>
            <w:del w:id="355" w:author="Mohammad Nayeem Hasan" w:date="2023-01-10T21:09:00Z">
              <w:r w:rsidDel="00B634F8">
                <w:rPr>
                  <w:rFonts w:ascii="Times New Roman" w:hAnsi="Times New Roman" w:cs="Times New Roman"/>
                  <w:shd w:val="clear" w:color="auto" w:fill="FFFFFF"/>
                </w:rPr>
                <w:delText>69</w:delText>
              </w:r>
            </w:del>
          </w:p>
        </w:tc>
        <w:tc>
          <w:tcPr>
            <w:tcW w:w="1701" w:type="dxa"/>
          </w:tcPr>
          <w:p w14:paraId="35A6FC39" w14:textId="7A86F93E"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0.6</w:t>
            </w:r>
            <w:ins w:id="356" w:author="Mohammad Nayeem Hasan" w:date="2023-01-10T21:07:00Z">
              <w:r w:rsidR="00B634F8">
                <w:rPr>
                  <w:rFonts w:ascii="Times New Roman" w:hAnsi="Times New Roman" w:cs="Times New Roman"/>
                  <w:shd w:val="clear" w:color="auto" w:fill="FFFFFF"/>
                </w:rPr>
                <w:t>20</w:t>
              </w:r>
            </w:ins>
            <w:del w:id="357" w:author="Mohammad Nayeem Hasan" w:date="2023-01-10T21:07:00Z">
              <w:r w:rsidDel="00B634F8">
                <w:rPr>
                  <w:rFonts w:ascii="Times New Roman" w:hAnsi="Times New Roman" w:cs="Times New Roman"/>
                  <w:shd w:val="clear" w:color="auto" w:fill="FFFFFF"/>
                </w:rPr>
                <w:delText>54</w:delText>
              </w:r>
            </w:del>
            <w:r w:rsidRPr="00F4748A">
              <w:rPr>
                <w:rFonts w:ascii="Times New Roman" w:hAnsi="Times New Roman" w:cs="Times New Roman"/>
                <w:shd w:val="clear" w:color="auto" w:fill="FFFFFF"/>
              </w:rPr>
              <w:t xml:space="preserve"> - 0.</w:t>
            </w:r>
            <w:r>
              <w:rPr>
                <w:rFonts w:ascii="Times New Roman" w:hAnsi="Times New Roman" w:cs="Times New Roman"/>
                <w:shd w:val="clear" w:color="auto" w:fill="FFFFFF"/>
              </w:rPr>
              <w:t>6</w:t>
            </w:r>
            <w:ins w:id="358" w:author="Mohammad Nayeem Hasan" w:date="2023-01-10T21:08:00Z">
              <w:r w:rsidR="00B634F8">
                <w:rPr>
                  <w:rFonts w:ascii="Times New Roman" w:hAnsi="Times New Roman" w:cs="Times New Roman"/>
                  <w:shd w:val="clear" w:color="auto" w:fill="FFFFFF"/>
                </w:rPr>
                <w:t>52</w:t>
              </w:r>
            </w:ins>
            <w:del w:id="359" w:author="Mohammad Nayeem Hasan" w:date="2023-01-10T21:08:00Z">
              <w:r w:rsidDel="00B634F8">
                <w:rPr>
                  <w:rFonts w:ascii="Times New Roman" w:hAnsi="Times New Roman" w:cs="Times New Roman"/>
                  <w:shd w:val="clear" w:color="auto" w:fill="FFFFFF"/>
                </w:rPr>
                <w:delText>84</w:delText>
              </w:r>
            </w:del>
          </w:p>
        </w:tc>
        <w:tc>
          <w:tcPr>
            <w:tcW w:w="993" w:type="dxa"/>
          </w:tcPr>
          <w:p w14:paraId="6226F172" w14:textId="77777777"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&lt;0.001 ***</w:t>
            </w:r>
          </w:p>
        </w:tc>
        <w:tc>
          <w:tcPr>
            <w:tcW w:w="1134" w:type="dxa"/>
          </w:tcPr>
          <w:p w14:paraId="0B097AFC" w14:textId="55DB37C1" w:rsidR="000706DF" w:rsidRPr="00F4748A" w:rsidRDefault="000706DF" w:rsidP="000937B8">
            <w:pPr>
              <w:rPr>
                <w:rFonts w:ascii="Times New Roman" w:hAnsi="Times New Roman" w:cs="Times New Roman"/>
                <w:shd w:val="clear" w:color="auto" w:fill="FFFFFF"/>
              </w:rPr>
            </w:pPr>
            <w:r w:rsidRPr="00C949F9">
              <w:rPr>
                <w:rFonts w:ascii="Times New Roman" w:hAnsi="Times New Roman" w:cs="Times New Roman"/>
                <w:shd w:val="clear" w:color="auto" w:fill="FFFFFF"/>
              </w:rPr>
              <w:t>0.96</w:t>
            </w:r>
            <w:ins w:id="360" w:author="Mohammad Nayeem Hasan" w:date="2023-01-10T21:51:00Z">
              <w:r w:rsidR="00F435BE">
                <w:rPr>
                  <w:rFonts w:ascii="Times New Roman" w:hAnsi="Times New Roman" w:cs="Times New Roman"/>
                  <w:shd w:val="clear" w:color="auto" w:fill="FFFFFF"/>
                </w:rPr>
                <w:t>0</w:t>
              </w:r>
            </w:ins>
            <w:del w:id="361" w:author="Mohammad Nayeem Hasan" w:date="2023-01-10T21:51:00Z">
              <w:r w:rsidRPr="00C949F9" w:rsidDel="00F435BE">
                <w:rPr>
                  <w:rFonts w:ascii="Times New Roman" w:hAnsi="Times New Roman" w:cs="Times New Roman"/>
                  <w:shd w:val="clear" w:color="auto" w:fill="FFFFFF"/>
                </w:rPr>
                <w:delText>5</w:delText>
              </w:r>
            </w:del>
          </w:p>
        </w:tc>
        <w:tc>
          <w:tcPr>
            <w:tcW w:w="1559" w:type="dxa"/>
          </w:tcPr>
          <w:p w14:paraId="05BFBD7D" w14:textId="07C32917"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w:t>
            </w:r>
            <w:r>
              <w:rPr>
                <w:rFonts w:ascii="Times New Roman" w:hAnsi="Times New Roman" w:cs="Times New Roman"/>
                <w:shd w:val="clear" w:color="auto" w:fill="FFFFFF"/>
              </w:rPr>
              <w:t>94</w:t>
            </w:r>
            <w:ins w:id="362" w:author="Mohammad Nayeem Hasan" w:date="2023-01-13T02:39:00Z">
              <w:r w:rsidR="00C20E20">
                <w:rPr>
                  <w:rFonts w:ascii="Times New Roman" w:hAnsi="Times New Roman" w:cs="Times New Roman"/>
                  <w:shd w:val="clear" w:color="auto" w:fill="FFFFFF"/>
                </w:rPr>
                <w:t>3</w:t>
              </w:r>
            </w:ins>
            <w:del w:id="363" w:author="Mohammad Nayeem Hasan" w:date="2023-01-13T02:39:00Z">
              <w:r w:rsidDel="00C20E20">
                <w:rPr>
                  <w:rFonts w:ascii="Times New Roman" w:hAnsi="Times New Roman" w:cs="Times New Roman"/>
                  <w:shd w:val="clear" w:color="auto" w:fill="FFFFFF"/>
                </w:rPr>
                <w:delText>9</w:delText>
              </w:r>
            </w:del>
            <w:r w:rsidRPr="00F4748A">
              <w:rPr>
                <w:rFonts w:ascii="Times New Roman" w:hAnsi="Times New Roman" w:cs="Times New Roman"/>
                <w:shd w:val="clear" w:color="auto" w:fill="FFFFFF"/>
              </w:rPr>
              <w:t xml:space="preserve"> - 0.</w:t>
            </w:r>
            <w:r>
              <w:rPr>
                <w:rFonts w:ascii="Times New Roman" w:hAnsi="Times New Roman" w:cs="Times New Roman"/>
                <w:shd w:val="clear" w:color="auto" w:fill="FFFFFF"/>
              </w:rPr>
              <w:t>9</w:t>
            </w:r>
            <w:ins w:id="364" w:author="Mohammad Nayeem Hasan" w:date="2023-01-13T02:39:00Z">
              <w:r w:rsidR="00C20E20">
                <w:rPr>
                  <w:rFonts w:ascii="Times New Roman" w:hAnsi="Times New Roman" w:cs="Times New Roman"/>
                  <w:shd w:val="clear" w:color="auto" w:fill="FFFFFF"/>
                </w:rPr>
                <w:t>77</w:t>
              </w:r>
            </w:ins>
            <w:del w:id="365" w:author="Mohammad Nayeem Hasan" w:date="2023-01-13T02:39:00Z">
              <w:r w:rsidDel="00C20E20">
                <w:rPr>
                  <w:rFonts w:ascii="Times New Roman" w:hAnsi="Times New Roman" w:cs="Times New Roman"/>
                  <w:shd w:val="clear" w:color="auto" w:fill="FFFFFF"/>
                </w:rPr>
                <w:delText>81</w:delText>
              </w:r>
            </w:del>
          </w:p>
        </w:tc>
        <w:tc>
          <w:tcPr>
            <w:tcW w:w="1276" w:type="dxa"/>
          </w:tcPr>
          <w:p w14:paraId="27D510C5" w14:textId="77777777"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&lt;0.001 ***</w:t>
            </w:r>
          </w:p>
        </w:tc>
      </w:tr>
      <w:tr w:rsidR="000706DF" w:rsidRPr="00BA7E40" w14:paraId="54C9E55A" w14:textId="77777777" w:rsidTr="005840F6">
        <w:tc>
          <w:tcPr>
            <w:tcW w:w="2017" w:type="dxa"/>
          </w:tcPr>
          <w:p w14:paraId="4402997E" w14:textId="77777777" w:rsidR="000706DF" w:rsidRPr="00BA7E40" w:rsidRDefault="000706DF" w:rsidP="000937B8">
            <w:pPr>
              <w:rPr>
                <w:rFonts w:ascii="Times New Roman" w:hAnsi="Times New Roman" w:cs="Times New Roman"/>
                <w:color w:val="1C1C1C"/>
                <w:shd w:val="clear" w:color="auto" w:fill="FFFFFF"/>
              </w:rPr>
            </w:pPr>
            <w:r w:rsidRPr="00BA7E40">
              <w:rPr>
                <w:rFonts w:ascii="Times New Roman" w:hAnsi="Times New Roman" w:cs="Times New Roman"/>
                <w:color w:val="1C1C1C"/>
                <w:shd w:val="clear" w:color="auto" w:fill="FFFFFF"/>
              </w:rPr>
              <w:t>The percentage of people aged 65 and above</w:t>
            </w:r>
          </w:p>
        </w:tc>
        <w:tc>
          <w:tcPr>
            <w:tcW w:w="1102" w:type="dxa"/>
          </w:tcPr>
          <w:p w14:paraId="32C747C6" w14:textId="71448BB2"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1.18</w:t>
            </w:r>
            <w:ins w:id="366" w:author="Mohammad Nayeem Hasan" w:date="2023-01-10T21:09:00Z">
              <w:r w:rsidR="00B634F8">
                <w:rPr>
                  <w:rFonts w:ascii="Times New Roman" w:hAnsi="Times New Roman" w:cs="Times New Roman"/>
                  <w:shd w:val="clear" w:color="auto" w:fill="FFFFFF"/>
                </w:rPr>
                <w:t>9</w:t>
              </w:r>
            </w:ins>
            <w:del w:id="367" w:author="Mohammad Nayeem Hasan" w:date="2023-01-10T21:09:00Z">
              <w:r w:rsidRPr="00F4748A" w:rsidDel="00B634F8">
                <w:rPr>
                  <w:rFonts w:ascii="Times New Roman" w:hAnsi="Times New Roman" w:cs="Times New Roman"/>
                  <w:shd w:val="clear" w:color="auto" w:fill="FFFFFF"/>
                </w:rPr>
                <w:delText>8</w:delText>
              </w:r>
            </w:del>
          </w:p>
        </w:tc>
        <w:tc>
          <w:tcPr>
            <w:tcW w:w="1701" w:type="dxa"/>
          </w:tcPr>
          <w:p w14:paraId="221937F8" w14:textId="55BA0135"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1.0</w:t>
            </w:r>
            <w:ins w:id="368" w:author="Mohammad Nayeem Hasan" w:date="2023-01-10T21:07:00Z">
              <w:r w:rsidR="00B634F8">
                <w:rPr>
                  <w:rFonts w:ascii="Times New Roman" w:hAnsi="Times New Roman" w:cs="Times New Roman"/>
                  <w:shd w:val="clear" w:color="auto" w:fill="FFFFFF"/>
                </w:rPr>
                <w:t>20</w:t>
              </w:r>
            </w:ins>
            <w:del w:id="369" w:author="Mohammad Nayeem Hasan" w:date="2023-01-10T21:07:00Z">
              <w:r w:rsidRPr="00F4748A" w:rsidDel="00B634F8">
                <w:rPr>
                  <w:rFonts w:ascii="Times New Roman" w:hAnsi="Times New Roman" w:cs="Times New Roman"/>
                  <w:shd w:val="clear" w:color="auto" w:fill="FFFFFF"/>
                </w:rPr>
                <w:delText>19</w:delText>
              </w:r>
            </w:del>
            <w:r w:rsidRPr="00F4748A">
              <w:rPr>
                <w:rFonts w:ascii="Times New Roman" w:hAnsi="Times New Roman" w:cs="Times New Roman"/>
                <w:shd w:val="clear" w:color="auto" w:fill="FFFFFF"/>
              </w:rPr>
              <w:t xml:space="preserve"> - 1.38</w:t>
            </w:r>
            <w:ins w:id="370" w:author="Mohammad Nayeem Hasan" w:date="2023-01-10T21:08:00Z">
              <w:r w:rsidR="00B634F8">
                <w:rPr>
                  <w:rFonts w:ascii="Times New Roman" w:hAnsi="Times New Roman" w:cs="Times New Roman"/>
                  <w:shd w:val="clear" w:color="auto" w:fill="FFFFFF"/>
                </w:rPr>
                <w:t>7</w:t>
              </w:r>
            </w:ins>
            <w:del w:id="371" w:author="Mohammad Nayeem Hasan" w:date="2023-01-10T21:08:00Z">
              <w:r w:rsidDel="00B634F8">
                <w:rPr>
                  <w:rFonts w:ascii="Times New Roman" w:hAnsi="Times New Roman" w:cs="Times New Roman"/>
                  <w:shd w:val="clear" w:color="auto" w:fill="FFFFFF"/>
                </w:rPr>
                <w:delText>5</w:delText>
              </w:r>
            </w:del>
          </w:p>
        </w:tc>
        <w:tc>
          <w:tcPr>
            <w:tcW w:w="993" w:type="dxa"/>
          </w:tcPr>
          <w:p w14:paraId="3C84F20C" w14:textId="0462035E"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0.02</w:t>
            </w:r>
            <w:ins w:id="372" w:author="Mohammad Nayeem Hasan" w:date="2023-01-10T21:04:00Z">
              <w:r w:rsidR="00B634F8">
                <w:rPr>
                  <w:rFonts w:ascii="Times New Roman" w:hAnsi="Times New Roman" w:cs="Times New Roman"/>
                  <w:shd w:val="clear" w:color="auto" w:fill="FFFFFF"/>
                </w:rPr>
                <w:t>7</w:t>
              </w:r>
            </w:ins>
            <w:del w:id="373" w:author="Mohammad Nayeem Hasan" w:date="2023-01-10T21:04:00Z">
              <w:r w:rsidRPr="00F4748A" w:rsidDel="00B634F8">
                <w:rPr>
                  <w:rFonts w:ascii="Times New Roman" w:hAnsi="Times New Roman" w:cs="Times New Roman"/>
                  <w:shd w:val="clear" w:color="auto" w:fill="FFFFFF"/>
                </w:rPr>
                <w:delText>8</w:delText>
              </w:r>
            </w:del>
            <w:r w:rsidRPr="00F4748A">
              <w:rPr>
                <w:rFonts w:ascii="Times New Roman" w:hAnsi="Times New Roman" w:cs="Times New Roman"/>
                <w:shd w:val="clear" w:color="auto" w:fill="FFFFFF"/>
              </w:rPr>
              <w:t xml:space="preserve"> *</w:t>
            </w:r>
          </w:p>
        </w:tc>
        <w:tc>
          <w:tcPr>
            <w:tcW w:w="1134" w:type="dxa"/>
          </w:tcPr>
          <w:p w14:paraId="53467EBD" w14:textId="78800236"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1.1</w:t>
            </w:r>
            <w:ins w:id="374" w:author="Mohammad Nayeem Hasan" w:date="2023-01-10T21:51:00Z">
              <w:r w:rsidR="00F435BE">
                <w:rPr>
                  <w:rFonts w:ascii="Times New Roman" w:hAnsi="Times New Roman" w:cs="Times New Roman"/>
                  <w:shd w:val="clear" w:color="auto" w:fill="FFFFFF"/>
                </w:rPr>
                <w:t>64</w:t>
              </w:r>
            </w:ins>
            <w:del w:id="375" w:author="Mohammad Nayeem Hasan" w:date="2023-01-10T21:51:00Z">
              <w:r w:rsidDel="00F435BE">
                <w:rPr>
                  <w:rFonts w:ascii="Times New Roman" w:hAnsi="Times New Roman" w:cs="Times New Roman"/>
                  <w:shd w:val="clear" w:color="auto" w:fill="FFFFFF"/>
                </w:rPr>
                <w:delText>39</w:delText>
              </w:r>
            </w:del>
          </w:p>
        </w:tc>
        <w:tc>
          <w:tcPr>
            <w:tcW w:w="1559" w:type="dxa"/>
          </w:tcPr>
          <w:p w14:paraId="52790455" w14:textId="1DE2E440"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1.</w:t>
            </w:r>
            <w:ins w:id="376" w:author="Mohammad Nayeem Hasan" w:date="2023-01-13T02:39:00Z">
              <w:r w:rsidR="00C20E20">
                <w:rPr>
                  <w:rFonts w:ascii="Times New Roman" w:hAnsi="Times New Roman" w:cs="Times New Roman"/>
                  <w:shd w:val="clear" w:color="auto" w:fill="FFFFFF"/>
                </w:rPr>
                <w:t>117</w:t>
              </w:r>
            </w:ins>
            <w:del w:id="377" w:author="Mohammad Nayeem Hasan" w:date="2023-01-13T02:39:00Z">
              <w:r w:rsidRPr="00F4748A" w:rsidDel="00C20E20">
                <w:rPr>
                  <w:rFonts w:ascii="Times New Roman" w:hAnsi="Times New Roman" w:cs="Times New Roman"/>
                  <w:shd w:val="clear" w:color="auto" w:fill="FFFFFF"/>
                </w:rPr>
                <w:delText>09</w:delText>
              </w:r>
              <w:r w:rsidDel="00C20E20">
                <w:rPr>
                  <w:rFonts w:ascii="Times New Roman" w:hAnsi="Times New Roman" w:cs="Times New Roman"/>
                  <w:shd w:val="clear" w:color="auto" w:fill="FFFFFF"/>
                </w:rPr>
                <w:delText>0</w:delText>
              </w:r>
            </w:del>
            <w:r w:rsidRPr="00F4748A">
              <w:rPr>
                <w:rFonts w:ascii="Times New Roman" w:hAnsi="Times New Roman" w:cs="Times New Roman"/>
                <w:shd w:val="clear" w:color="auto" w:fill="FFFFFF"/>
              </w:rPr>
              <w:t xml:space="preserve"> - 1.</w:t>
            </w:r>
            <w:ins w:id="378" w:author="Mohammad Nayeem Hasan" w:date="2023-01-13T02:39:00Z">
              <w:r w:rsidR="00C20E20">
                <w:rPr>
                  <w:rFonts w:ascii="Times New Roman" w:hAnsi="Times New Roman" w:cs="Times New Roman"/>
                  <w:shd w:val="clear" w:color="auto" w:fill="FFFFFF"/>
                </w:rPr>
                <w:t>212</w:t>
              </w:r>
            </w:ins>
            <w:del w:id="379" w:author="Mohammad Nayeem Hasan" w:date="2023-01-13T02:39:00Z">
              <w:r w:rsidRPr="00F4748A" w:rsidDel="00C20E20">
                <w:rPr>
                  <w:rFonts w:ascii="Times New Roman" w:hAnsi="Times New Roman" w:cs="Times New Roman"/>
                  <w:shd w:val="clear" w:color="auto" w:fill="FFFFFF"/>
                </w:rPr>
                <w:delText>19</w:delText>
              </w:r>
              <w:r w:rsidDel="00C20E20">
                <w:rPr>
                  <w:rFonts w:ascii="Times New Roman" w:hAnsi="Times New Roman" w:cs="Times New Roman"/>
                  <w:shd w:val="clear" w:color="auto" w:fill="FFFFFF"/>
                </w:rPr>
                <w:delText>1</w:delText>
              </w:r>
            </w:del>
          </w:p>
        </w:tc>
        <w:tc>
          <w:tcPr>
            <w:tcW w:w="1276" w:type="dxa"/>
          </w:tcPr>
          <w:p w14:paraId="07A80B65" w14:textId="77777777"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&lt;0.001 ***</w:t>
            </w:r>
          </w:p>
        </w:tc>
      </w:tr>
      <w:tr w:rsidR="000706DF" w:rsidRPr="00BA7E40" w14:paraId="6C2DE0AB" w14:textId="77777777" w:rsidTr="005840F6">
        <w:tc>
          <w:tcPr>
            <w:tcW w:w="2017" w:type="dxa"/>
          </w:tcPr>
          <w:p w14:paraId="6070885B" w14:textId="77777777" w:rsidR="000706DF" w:rsidRPr="00BA7E40" w:rsidRDefault="000706DF" w:rsidP="000937B8">
            <w:pPr>
              <w:rPr>
                <w:rFonts w:ascii="Times New Roman" w:hAnsi="Times New Roman" w:cs="Times New Roman"/>
                <w:color w:val="1C1C1C"/>
                <w:shd w:val="clear" w:color="auto" w:fill="FFFFFF"/>
              </w:rPr>
            </w:pPr>
            <w:r w:rsidRPr="00BA7E40">
              <w:rPr>
                <w:rFonts w:ascii="Times New Roman" w:hAnsi="Times New Roman" w:cs="Times New Roman"/>
                <w:color w:val="1C1C1C"/>
                <w:shd w:val="clear" w:color="auto" w:fill="FFFFFF"/>
              </w:rPr>
              <w:t>Population density</w:t>
            </w:r>
          </w:p>
        </w:tc>
        <w:tc>
          <w:tcPr>
            <w:tcW w:w="1102" w:type="dxa"/>
          </w:tcPr>
          <w:p w14:paraId="582C0305" w14:textId="4AD66FDB"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0.87</w:t>
            </w:r>
            <w:ins w:id="380" w:author="Mohammad Nayeem Hasan" w:date="2023-01-10T21:09:00Z">
              <w:r w:rsidR="00B634F8">
                <w:rPr>
                  <w:rFonts w:ascii="Times New Roman" w:hAnsi="Times New Roman" w:cs="Times New Roman"/>
                  <w:shd w:val="clear" w:color="auto" w:fill="FFFFFF"/>
                </w:rPr>
                <w:t>8</w:t>
              </w:r>
            </w:ins>
            <w:del w:id="381" w:author="Mohammad Nayeem Hasan" w:date="2023-01-10T21:09:00Z">
              <w:r w:rsidDel="00B634F8">
                <w:rPr>
                  <w:rFonts w:ascii="Times New Roman" w:hAnsi="Times New Roman" w:cs="Times New Roman"/>
                  <w:shd w:val="clear" w:color="auto" w:fill="FFFFFF"/>
                </w:rPr>
                <w:delText>4</w:delText>
              </w:r>
            </w:del>
          </w:p>
        </w:tc>
        <w:tc>
          <w:tcPr>
            <w:tcW w:w="1701" w:type="dxa"/>
          </w:tcPr>
          <w:p w14:paraId="2B7CA93D" w14:textId="2A614EED"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0.6</w:t>
            </w:r>
            <w:ins w:id="382" w:author="Mohammad Nayeem Hasan" w:date="2023-01-10T21:07:00Z">
              <w:r w:rsidR="00B634F8">
                <w:rPr>
                  <w:rFonts w:ascii="Times New Roman" w:hAnsi="Times New Roman" w:cs="Times New Roman"/>
                  <w:shd w:val="clear" w:color="auto" w:fill="FFFFFF"/>
                </w:rPr>
                <w:t>52</w:t>
              </w:r>
            </w:ins>
            <w:del w:id="383" w:author="Mohammad Nayeem Hasan" w:date="2023-01-10T21:07:00Z">
              <w:r w:rsidDel="00B634F8">
                <w:rPr>
                  <w:rFonts w:ascii="Times New Roman" w:hAnsi="Times New Roman" w:cs="Times New Roman"/>
                  <w:shd w:val="clear" w:color="auto" w:fill="FFFFFF"/>
                </w:rPr>
                <w:delText>49</w:delText>
              </w:r>
            </w:del>
            <w:r w:rsidRPr="00F4748A">
              <w:rPr>
                <w:rFonts w:ascii="Times New Roman" w:hAnsi="Times New Roman" w:cs="Times New Roman"/>
                <w:shd w:val="clear" w:color="auto" w:fill="FFFFFF"/>
              </w:rPr>
              <w:t xml:space="preserve"> - 1.1</w:t>
            </w:r>
            <w:ins w:id="384" w:author="Mohammad Nayeem Hasan" w:date="2023-01-10T21:08:00Z">
              <w:r w:rsidR="00B634F8">
                <w:rPr>
                  <w:rFonts w:ascii="Times New Roman" w:hAnsi="Times New Roman" w:cs="Times New Roman"/>
                  <w:shd w:val="clear" w:color="auto" w:fill="FFFFFF"/>
                </w:rPr>
                <w:t>82</w:t>
              </w:r>
            </w:ins>
            <w:del w:id="385" w:author="Mohammad Nayeem Hasan" w:date="2023-01-10T21:08:00Z">
              <w:r w:rsidDel="00B634F8">
                <w:rPr>
                  <w:rFonts w:ascii="Times New Roman" w:hAnsi="Times New Roman" w:cs="Times New Roman"/>
                  <w:shd w:val="clear" w:color="auto" w:fill="FFFFFF"/>
                </w:rPr>
                <w:delText>77</w:delText>
              </w:r>
            </w:del>
          </w:p>
        </w:tc>
        <w:tc>
          <w:tcPr>
            <w:tcW w:w="993" w:type="dxa"/>
          </w:tcPr>
          <w:p w14:paraId="68755B81" w14:textId="42212858"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0.3</w:t>
            </w:r>
            <w:ins w:id="386" w:author="Mohammad Nayeem Hasan" w:date="2023-01-10T21:04:00Z">
              <w:r w:rsidR="00B634F8">
                <w:rPr>
                  <w:rFonts w:ascii="Times New Roman" w:hAnsi="Times New Roman" w:cs="Times New Roman"/>
                  <w:shd w:val="clear" w:color="auto" w:fill="FFFFFF"/>
                </w:rPr>
                <w:t>90</w:t>
              </w:r>
            </w:ins>
            <w:del w:id="387" w:author="Mohammad Nayeem Hasan" w:date="2023-01-10T21:04:00Z">
              <w:r w:rsidDel="00B634F8">
                <w:rPr>
                  <w:rFonts w:ascii="Times New Roman" w:hAnsi="Times New Roman" w:cs="Times New Roman"/>
                  <w:shd w:val="clear" w:color="auto" w:fill="FFFFFF"/>
                </w:rPr>
                <w:delText>76</w:delText>
              </w:r>
            </w:del>
          </w:p>
        </w:tc>
        <w:tc>
          <w:tcPr>
            <w:tcW w:w="1134" w:type="dxa"/>
          </w:tcPr>
          <w:p w14:paraId="7944559A" w14:textId="45E21A8A"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0.9</w:t>
            </w:r>
            <w:ins w:id="388" w:author="Mohammad Nayeem Hasan" w:date="2023-01-10T21:51:00Z">
              <w:r w:rsidR="00F435BE">
                <w:rPr>
                  <w:rFonts w:ascii="Times New Roman" w:hAnsi="Times New Roman" w:cs="Times New Roman"/>
                  <w:shd w:val="clear" w:color="auto" w:fill="FFFFFF"/>
                </w:rPr>
                <w:t>94</w:t>
              </w:r>
            </w:ins>
            <w:del w:id="389" w:author="Mohammad Nayeem Hasan" w:date="2023-01-10T21:51:00Z">
              <w:r w:rsidDel="00F435BE">
                <w:rPr>
                  <w:rFonts w:ascii="Times New Roman" w:hAnsi="Times New Roman" w:cs="Times New Roman"/>
                  <w:shd w:val="clear" w:color="auto" w:fill="FFFFFF"/>
                </w:rPr>
                <w:delText>47</w:delText>
              </w:r>
            </w:del>
          </w:p>
        </w:tc>
        <w:tc>
          <w:tcPr>
            <w:tcW w:w="1559" w:type="dxa"/>
          </w:tcPr>
          <w:p w14:paraId="4D94EACF" w14:textId="6005E5A0"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w:t>
            </w:r>
            <w:ins w:id="390" w:author="Mohammad Nayeem Hasan" w:date="2023-01-13T02:39:00Z">
              <w:r w:rsidR="009B067A">
                <w:rPr>
                  <w:rFonts w:ascii="Times New Roman" w:hAnsi="Times New Roman" w:cs="Times New Roman"/>
                  <w:shd w:val="clear" w:color="auto" w:fill="FFFFFF"/>
                </w:rPr>
                <w:t>918</w:t>
              </w:r>
            </w:ins>
            <w:del w:id="391" w:author="Mohammad Nayeem Hasan" w:date="2023-01-13T02:39:00Z">
              <w:r w:rsidRPr="00F4748A" w:rsidDel="00C20E20">
                <w:rPr>
                  <w:rFonts w:ascii="Times New Roman" w:hAnsi="Times New Roman" w:cs="Times New Roman"/>
                  <w:shd w:val="clear" w:color="auto" w:fill="FFFFFF"/>
                </w:rPr>
                <w:delText>86</w:delText>
              </w:r>
              <w:r w:rsidDel="00C20E20">
                <w:rPr>
                  <w:rFonts w:ascii="Times New Roman" w:hAnsi="Times New Roman" w:cs="Times New Roman"/>
                  <w:shd w:val="clear" w:color="auto" w:fill="FFFFFF"/>
                </w:rPr>
                <w:delText>9</w:delText>
              </w:r>
            </w:del>
            <w:r w:rsidRPr="00F4748A">
              <w:rPr>
                <w:rFonts w:ascii="Times New Roman" w:hAnsi="Times New Roman" w:cs="Times New Roman"/>
                <w:shd w:val="clear" w:color="auto" w:fill="FFFFFF"/>
              </w:rPr>
              <w:t xml:space="preserve"> - 1.</w:t>
            </w:r>
            <w:ins w:id="392" w:author="Mohammad Nayeem Hasan" w:date="2023-01-13T02:39:00Z">
              <w:r w:rsidR="009B067A">
                <w:rPr>
                  <w:rFonts w:ascii="Times New Roman" w:hAnsi="Times New Roman" w:cs="Times New Roman"/>
                  <w:shd w:val="clear" w:color="auto" w:fill="FFFFFF"/>
                </w:rPr>
                <w:t>076</w:t>
              </w:r>
            </w:ins>
            <w:del w:id="393" w:author="Mohammad Nayeem Hasan" w:date="2023-01-13T02:39:00Z">
              <w:r w:rsidRPr="00F4748A" w:rsidDel="009B067A">
                <w:rPr>
                  <w:rFonts w:ascii="Times New Roman" w:hAnsi="Times New Roman" w:cs="Times New Roman"/>
                  <w:shd w:val="clear" w:color="auto" w:fill="FFFFFF"/>
                </w:rPr>
                <w:delText>0</w:delText>
              </w:r>
              <w:r w:rsidDel="009B067A">
                <w:rPr>
                  <w:rFonts w:ascii="Times New Roman" w:hAnsi="Times New Roman" w:cs="Times New Roman"/>
                  <w:shd w:val="clear" w:color="auto" w:fill="FFFFFF"/>
                </w:rPr>
                <w:delText>32</w:delText>
              </w:r>
            </w:del>
          </w:p>
        </w:tc>
        <w:tc>
          <w:tcPr>
            <w:tcW w:w="1276" w:type="dxa"/>
          </w:tcPr>
          <w:p w14:paraId="6500D666" w14:textId="1EC69643"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w:t>
            </w:r>
            <w:ins w:id="394" w:author="Mohammad Nayeem Hasan" w:date="2023-01-10T21:49:00Z">
              <w:r w:rsidR="00F435BE">
                <w:rPr>
                  <w:rFonts w:ascii="Times New Roman" w:hAnsi="Times New Roman" w:cs="Times New Roman"/>
                  <w:shd w:val="clear" w:color="auto" w:fill="FFFFFF"/>
                </w:rPr>
                <w:t>877</w:t>
              </w:r>
            </w:ins>
            <w:del w:id="395" w:author="Mohammad Nayeem Hasan" w:date="2023-01-10T21:49:00Z">
              <w:r w:rsidDel="00F435BE">
                <w:rPr>
                  <w:rFonts w:ascii="Times New Roman" w:hAnsi="Times New Roman" w:cs="Times New Roman"/>
                  <w:shd w:val="clear" w:color="auto" w:fill="FFFFFF"/>
                </w:rPr>
                <w:delText>213</w:delText>
              </w:r>
            </w:del>
          </w:p>
        </w:tc>
      </w:tr>
      <w:tr w:rsidR="000706DF" w:rsidRPr="00BA7E40" w14:paraId="49417B5B" w14:textId="77777777" w:rsidTr="005840F6">
        <w:tc>
          <w:tcPr>
            <w:tcW w:w="2017" w:type="dxa"/>
          </w:tcPr>
          <w:p w14:paraId="3710E341" w14:textId="77777777" w:rsidR="000706DF" w:rsidRPr="00BA7E40" w:rsidRDefault="000706DF" w:rsidP="000937B8">
            <w:pPr>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COVID-19 Tests/1000</w:t>
            </w:r>
          </w:p>
        </w:tc>
        <w:tc>
          <w:tcPr>
            <w:tcW w:w="1102" w:type="dxa"/>
          </w:tcPr>
          <w:p w14:paraId="1DEAF414" w14:textId="4DAE899D"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0.84</w:t>
            </w:r>
            <w:ins w:id="396" w:author="Mohammad Nayeem Hasan" w:date="2023-01-10T21:09:00Z">
              <w:r w:rsidR="00B634F8">
                <w:rPr>
                  <w:rFonts w:ascii="Times New Roman" w:hAnsi="Times New Roman" w:cs="Times New Roman"/>
                  <w:shd w:val="clear" w:color="auto" w:fill="FFFFFF"/>
                </w:rPr>
                <w:t>9</w:t>
              </w:r>
            </w:ins>
            <w:del w:id="397" w:author="Mohammad Nayeem Hasan" w:date="2023-01-10T21:09:00Z">
              <w:r w:rsidDel="00B634F8">
                <w:rPr>
                  <w:rFonts w:ascii="Times New Roman" w:hAnsi="Times New Roman" w:cs="Times New Roman"/>
                  <w:shd w:val="clear" w:color="auto" w:fill="FFFFFF"/>
                </w:rPr>
                <w:delText>5</w:delText>
              </w:r>
            </w:del>
          </w:p>
        </w:tc>
        <w:tc>
          <w:tcPr>
            <w:tcW w:w="1701" w:type="dxa"/>
          </w:tcPr>
          <w:p w14:paraId="59A27755" w14:textId="3785B963"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0.82</w:t>
            </w:r>
            <w:ins w:id="398" w:author="Mohammad Nayeem Hasan" w:date="2023-01-10T21:07:00Z">
              <w:r w:rsidR="00B634F8">
                <w:rPr>
                  <w:rFonts w:ascii="Times New Roman" w:hAnsi="Times New Roman" w:cs="Times New Roman"/>
                  <w:shd w:val="clear" w:color="auto" w:fill="FFFFFF"/>
                </w:rPr>
                <w:t>9</w:t>
              </w:r>
            </w:ins>
            <w:del w:id="399" w:author="Mohammad Nayeem Hasan" w:date="2023-01-10T21:07:00Z">
              <w:r w:rsidDel="00B634F8">
                <w:rPr>
                  <w:rFonts w:ascii="Times New Roman" w:hAnsi="Times New Roman" w:cs="Times New Roman"/>
                  <w:shd w:val="clear" w:color="auto" w:fill="FFFFFF"/>
                </w:rPr>
                <w:delText>6</w:delText>
              </w:r>
            </w:del>
            <w:r w:rsidRPr="00F4748A">
              <w:rPr>
                <w:rFonts w:ascii="Times New Roman" w:hAnsi="Times New Roman" w:cs="Times New Roman"/>
                <w:shd w:val="clear" w:color="auto" w:fill="FFFFFF"/>
              </w:rPr>
              <w:t xml:space="preserve"> - 0.86</w:t>
            </w:r>
            <w:ins w:id="400" w:author="Mohammad Nayeem Hasan" w:date="2023-01-10T21:08:00Z">
              <w:r w:rsidR="00B634F8">
                <w:rPr>
                  <w:rFonts w:ascii="Times New Roman" w:hAnsi="Times New Roman" w:cs="Times New Roman"/>
                  <w:shd w:val="clear" w:color="auto" w:fill="FFFFFF"/>
                </w:rPr>
                <w:t>8</w:t>
              </w:r>
            </w:ins>
            <w:del w:id="401" w:author="Mohammad Nayeem Hasan" w:date="2023-01-10T21:08:00Z">
              <w:r w:rsidDel="00B634F8">
                <w:rPr>
                  <w:rFonts w:ascii="Times New Roman" w:hAnsi="Times New Roman" w:cs="Times New Roman"/>
                  <w:shd w:val="clear" w:color="auto" w:fill="FFFFFF"/>
                </w:rPr>
                <w:delText>5</w:delText>
              </w:r>
            </w:del>
            <w:r w:rsidRPr="00F4748A">
              <w:rPr>
                <w:rFonts w:ascii="Times New Roman" w:hAnsi="Times New Roman" w:cs="Times New Roman"/>
                <w:shd w:val="clear" w:color="auto" w:fill="FFFFFF"/>
              </w:rPr>
              <w:t xml:space="preserve"> </w:t>
            </w:r>
          </w:p>
        </w:tc>
        <w:tc>
          <w:tcPr>
            <w:tcW w:w="993" w:type="dxa"/>
          </w:tcPr>
          <w:p w14:paraId="48C8F070" w14:textId="77777777"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&lt;0.001</w:t>
            </w:r>
            <w:r w:rsidRPr="00F4748A">
              <w:rPr>
                <w:rFonts w:ascii="Times New Roman" w:hAnsi="Times New Roman" w:cs="Times New Roman"/>
              </w:rPr>
              <w:t xml:space="preserve"> </w:t>
            </w:r>
            <w:r w:rsidRPr="00F4748A">
              <w:rPr>
                <w:rFonts w:ascii="Times New Roman" w:hAnsi="Times New Roman" w:cs="Times New Roman"/>
                <w:shd w:val="clear" w:color="auto" w:fill="FFFFFF"/>
              </w:rPr>
              <w:t>***</w:t>
            </w:r>
          </w:p>
        </w:tc>
        <w:tc>
          <w:tcPr>
            <w:tcW w:w="1134" w:type="dxa"/>
          </w:tcPr>
          <w:p w14:paraId="5FBCDC7E" w14:textId="495DC886"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1.0</w:t>
            </w:r>
            <w:r>
              <w:rPr>
                <w:rFonts w:ascii="Times New Roman" w:hAnsi="Times New Roman" w:cs="Times New Roman"/>
                <w:shd w:val="clear" w:color="auto" w:fill="FFFFFF"/>
              </w:rPr>
              <w:t>1</w:t>
            </w:r>
            <w:ins w:id="402" w:author="Mohammad Nayeem Hasan" w:date="2023-01-10T21:53:00Z">
              <w:r w:rsidR="00F435BE">
                <w:rPr>
                  <w:rFonts w:ascii="Times New Roman" w:hAnsi="Times New Roman" w:cs="Times New Roman"/>
                  <w:shd w:val="clear" w:color="auto" w:fill="FFFFFF"/>
                </w:rPr>
                <w:t>3</w:t>
              </w:r>
            </w:ins>
            <w:del w:id="403" w:author="Mohammad Nayeem Hasan" w:date="2023-01-10T21:53:00Z">
              <w:r w:rsidDel="00F435BE">
                <w:rPr>
                  <w:rFonts w:ascii="Times New Roman" w:hAnsi="Times New Roman" w:cs="Times New Roman"/>
                  <w:shd w:val="clear" w:color="auto" w:fill="FFFFFF"/>
                </w:rPr>
                <w:delText>5</w:delText>
              </w:r>
            </w:del>
          </w:p>
        </w:tc>
        <w:tc>
          <w:tcPr>
            <w:tcW w:w="1559" w:type="dxa"/>
          </w:tcPr>
          <w:p w14:paraId="6B63A583" w14:textId="23DF0DF1" w:rsidR="000706DF" w:rsidRPr="00F4748A" w:rsidRDefault="000706DF" w:rsidP="000937B8">
            <w:pPr>
              <w:rPr>
                <w:rFonts w:ascii="Times New Roman" w:hAnsi="Times New Roman" w:cs="Times New Roman"/>
                <w:shd w:val="clear" w:color="auto" w:fill="FFFFFF"/>
              </w:rPr>
            </w:pPr>
            <w:r>
              <w:rPr>
                <w:rFonts w:ascii="Times New Roman" w:hAnsi="Times New Roman" w:cs="Times New Roman"/>
                <w:shd w:val="clear" w:color="auto" w:fill="FFFFFF"/>
              </w:rPr>
              <w:t>1.00</w:t>
            </w:r>
            <w:ins w:id="404" w:author="Mohammad Nayeem Hasan" w:date="2023-01-13T02:40:00Z">
              <w:r w:rsidR="009B067A">
                <w:rPr>
                  <w:rFonts w:ascii="Times New Roman" w:hAnsi="Times New Roman" w:cs="Times New Roman"/>
                  <w:shd w:val="clear" w:color="auto" w:fill="FFFFFF"/>
                </w:rPr>
                <w:t>2</w:t>
              </w:r>
            </w:ins>
            <w:del w:id="405" w:author="Mohammad Nayeem Hasan" w:date="2023-01-13T02:40:00Z">
              <w:r w:rsidDel="009B067A">
                <w:rPr>
                  <w:rFonts w:ascii="Times New Roman" w:hAnsi="Times New Roman" w:cs="Times New Roman"/>
                  <w:shd w:val="clear" w:color="auto" w:fill="FFFFFF"/>
                </w:rPr>
                <w:delText>4</w:delText>
              </w:r>
            </w:del>
            <w:r w:rsidRPr="00F4748A">
              <w:rPr>
                <w:rFonts w:ascii="Times New Roman" w:hAnsi="Times New Roman" w:cs="Times New Roman"/>
                <w:shd w:val="clear" w:color="auto" w:fill="FFFFFF"/>
              </w:rPr>
              <w:t xml:space="preserve"> - 1.0</w:t>
            </w:r>
            <w:r>
              <w:rPr>
                <w:rFonts w:ascii="Times New Roman" w:hAnsi="Times New Roman" w:cs="Times New Roman"/>
                <w:shd w:val="clear" w:color="auto" w:fill="FFFFFF"/>
              </w:rPr>
              <w:t>2</w:t>
            </w:r>
            <w:ins w:id="406" w:author="Mohammad Nayeem Hasan" w:date="2023-01-13T02:40:00Z">
              <w:r w:rsidR="009B067A">
                <w:rPr>
                  <w:rFonts w:ascii="Times New Roman" w:hAnsi="Times New Roman" w:cs="Times New Roman"/>
                  <w:shd w:val="clear" w:color="auto" w:fill="FFFFFF"/>
                </w:rPr>
                <w:t>3</w:t>
              </w:r>
            </w:ins>
            <w:del w:id="407" w:author="Mohammad Nayeem Hasan" w:date="2023-01-13T02:40:00Z">
              <w:r w:rsidDel="009B067A">
                <w:rPr>
                  <w:rFonts w:ascii="Times New Roman" w:hAnsi="Times New Roman" w:cs="Times New Roman"/>
                  <w:shd w:val="clear" w:color="auto" w:fill="FFFFFF"/>
                </w:rPr>
                <w:delText>5</w:delText>
              </w:r>
            </w:del>
          </w:p>
        </w:tc>
        <w:tc>
          <w:tcPr>
            <w:tcW w:w="1276" w:type="dxa"/>
          </w:tcPr>
          <w:p w14:paraId="68D18753" w14:textId="4096F2C5"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w:t>
            </w:r>
            <w:r>
              <w:rPr>
                <w:rFonts w:ascii="Times New Roman" w:hAnsi="Times New Roman" w:cs="Times New Roman"/>
                <w:shd w:val="clear" w:color="auto" w:fill="FFFFFF"/>
              </w:rPr>
              <w:t>0</w:t>
            </w:r>
            <w:ins w:id="408" w:author="Mohammad Nayeem Hasan" w:date="2023-01-10T21:49:00Z">
              <w:r w:rsidR="00F435BE">
                <w:rPr>
                  <w:rFonts w:ascii="Times New Roman" w:hAnsi="Times New Roman" w:cs="Times New Roman"/>
                  <w:shd w:val="clear" w:color="auto" w:fill="FFFFFF"/>
                </w:rPr>
                <w:t>15</w:t>
              </w:r>
            </w:ins>
            <w:del w:id="409" w:author="Mohammad Nayeem Hasan" w:date="2023-01-10T21:49:00Z">
              <w:r w:rsidDel="00F435BE">
                <w:rPr>
                  <w:rFonts w:ascii="Times New Roman" w:hAnsi="Times New Roman" w:cs="Times New Roman"/>
                  <w:shd w:val="clear" w:color="auto" w:fill="FFFFFF"/>
                </w:rPr>
                <w:delText>06</w:delText>
              </w:r>
            </w:del>
            <w:r>
              <w:rPr>
                <w:rFonts w:ascii="Times New Roman" w:hAnsi="Times New Roman" w:cs="Times New Roman"/>
                <w:shd w:val="clear" w:color="auto" w:fill="FFFFFF"/>
              </w:rPr>
              <w:t xml:space="preserve"> **</w:t>
            </w:r>
          </w:p>
        </w:tc>
      </w:tr>
      <w:tr w:rsidR="000706DF" w:rsidRPr="00BA7E40" w14:paraId="64DB91CF" w14:textId="77777777" w:rsidTr="005840F6">
        <w:tc>
          <w:tcPr>
            <w:tcW w:w="2017" w:type="dxa"/>
          </w:tcPr>
          <w:p w14:paraId="702623BA" w14:textId="77777777" w:rsidR="000706DF" w:rsidRPr="00BA7E40" w:rsidRDefault="000706DF" w:rsidP="000937B8">
            <w:pPr>
              <w:rPr>
                <w:rFonts w:ascii="Times New Roman" w:hAnsi="Times New Roman" w:cs="Times New Roman"/>
                <w:color w:val="1C1C1C"/>
                <w:shd w:val="clear" w:color="auto" w:fill="FFFFFF"/>
              </w:rPr>
            </w:pPr>
            <w:r w:rsidRPr="00BA7E40">
              <w:rPr>
                <w:rFonts w:ascii="Times New Roman" w:hAnsi="Times New Roman" w:cs="Times New Roman"/>
                <w:color w:val="1C1C1C"/>
                <w:shd w:val="clear" w:color="auto" w:fill="FFFFFF"/>
              </w:rPr>
              <w:t>GDP</w:t>
            </w:r>
          </w:p>
        </w:tc>
        <w:tc>
          <w:tcPr>
            <w:tcW w:w="1102" w:type="dxa"/>
          </w:tcPr>
          <w:p w14:paraId="02359654" w14:textId="08866CAD"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0.78</w:t>
            </w:r>
            <w:ins w:id="410" w:author="Mohammad Nayeem Hasan" w:date="2023-01-10T21:09:00Z">
              <w:r w:rsidR="00B634F8">
                <w:rPr>
                  <w:rFonts w:ascii="Times New Roman" w:hAnsi="Times New Roman" w:cs="Times New Roman"/>
                  <w:shd w:val="clear" w:color="auto" w:fill="FFFFFF"/>
                </w:rPr>
                <w:t>7</w:t>
              </w:r>
            </w:ins>
            <w:del w:id="411" w:author="Mohammad Nayeem Hasan" w:date="2023-01-10T21:09:00Z">
              <w:r w:rsidDel="00B634F8">
                <w:rPr>
                  <w:rFonts w:ascii="Times New Roman" w:hAnsi="Times New Roman" w:cs="Times New Roman"/>
                  <w:shd w:val="clear" w:color="auto" w:fill="FFFFFF"/>
                </w:rPr>
                <w:delText>6</w:delText>
              </w:r>
            </w:del>
          </w:p>
        </w:tc>
        <w:tc>
          <w:tcPr>
            <w:tcW w:w="1701" w:type="dxa"/>
          </w:tcPr>
          <w:p w14:paraId="5CD4BC73" w14:textId="134F7FEB"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0.6</w:t>
            </w:r>
            <w:r>
              <w:rPr>
                <w:rFonts w:ascii="Times New Roman" w:hAnsi="Times New Roman" w:cs="Times New Roman"/>
                <w:shd w:val="clear" w:color="auto" w:fill="FFFFFF"/>
              </w:rPr>
              <w:t>8</w:t>
            </w:r>
            <w:ins w:id="412" w:author="Mohammad Nayeem Hasan" w:date="2023-01-10T21:08:00Z">
              <w:r w:rsidR="00B634F8">
                <w:rPr>
                  <w:rFonts w:ascii="Times New Roman" w:hAnsi="Times New Roman" w:cs="Times New Roman"/>
                  <w:shd w:val="clear" w:color="auto" w:fill="FFFFFF"/>
                </w:rPr>
                <w:t>2</w:t>
              </w:r>
            </w:ins>
            <w:del w:id="413" w:author="Mohammad Nayeem Hasan" w:date="2023-01-10T21:08:00Z">
              <w:r w:rsidDel="00B634F8">
                <w:rPr>
                  <w:rFonts w:ascii="Times New Roman" w:hAnsi="Times New Roman" w:cs="Times New Roman"/>
                  <w:shd w:val="clear" w:color="auto" w:fill="FFFFFF"/>
                </w:rPr>
                <w:delText>1</w:delText>
              </w:r>
            </w:del>
            <w:r w:rsidRPr="00F4748A">
              <w:rPr>
                <w:rFonts w:ascii="Times New Roman" w:hAnsi="Times New Roman" w:cs="Times New Roman"/>
                <w:shd w:val="clear" w:color="auto" w:fill="FFFFFF"/>
              </w:rPr>
              <w:t xml:space="preserve"> - 0.90</w:t>
            </w:r>
            <w:ins w:id="414" w:author="Mohammad Nayeem Hasan" w:date="2023-01-10T21:08:00Z">
              <w:r w:rsidR="00B634F8">
                <w:rPr>
                  <w:rFonts w:ascii="Times New Roman" w:hAnsi="Times New Roman" w:cs="Times New Roman"/>
                  <w:shd w:val="clear" w:color="auto" w:fill="FFFFFF"/>
                </w:rPr>
                <w:t>8</w:t>
              </w:r>
            </w:ins>
            <w:del w:id="415" w:author="Mohammad Nayeem Hasan" w:date="2023-01-10T21:08:00Z">
              <w:r w:rsidDel="00B634F8">
                <w:rPr>
                  <w:rFonts w:ascii="Times New Roman" w:hAnsi="Times New Roman" w:cs="Times New Roman"/>
                  <w:shd w:val="clear" w:color="auto" w:fill="FFFFFF"/>
                </w:rPr>
                <w:delText>6</w:delText>
              </w:r>
            </w:del>
            <w:r w:rsidRPr="00F4748A">
              <w:rPr>
                <w:rFonts w:ascii="Times New Roman" w:hAnsi="Times New Roman" w:cs="Times New Roman"/>
                <w:shd w:val="clear" w:color="auto" w:fill="FFFFFF"/>
              </w:rPr>
              <w:t xml:space="preserve"> </w:t>
            </w:r>
          </w:p>
        </w:tc>
        <w:tc>
          <w:tcPr>
            <w:tcW w:w="993" w:type="dxa"/>
          </w:tcPr>
          <w:p w14:paraId="684E80DD" w14:textId="77777777"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&lt;0.001</w:t>
            </w:r>
            <w:r w:rsidRPr="00F4748A">
              <w:rPr>
                <w:rFonts w:ascii="Times New Roman" w:hAnsi="Times New Roman" w:cs="Times New Roman"/>
              </w:rPr>
              <w:t xml:space="preserve"> </w:t>
            </w:r>
            <w:r w:rsidRPr="00F4748A">
              <w:rPr>
                <w:rFonts w:ascii="Times New Roman" w:hAnsi="Times New Roman" w:cs="Times New Roman"/>
                <w:shd w:val="clear" w:color="auto" w:fill="FFFFFF"/>
              </w:rPr>
              <w:t>***</w:t>
            </w:r>
          </w:p>
        </w:tc>
        <w:tc>
          <w:tcPr>
            <w:tcW w:w="1134" w:type="dxa"/>
          </w:tcPr>
          <w:p w14:paraId="26B27D25" w14:textId="23BEA2F9"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0.9</w:t>
            </w:r>
            <w:ins w:id="416" w:author="Mohammad Nayeem Hasan" w:date="2023-01-10T21:53:00Z">
              <w:r w:rsidR="00F435BE">
                <w:rPr>
                  <w:rFonts w:ascii="Times New Roman" w:hAnsi="Times New Roman" w:cs="Times New Roman"/>
                  <w:shd w:val="clear" w:color="auto" w:fill="FFFFFF"/>
                </w:rPr>
                <w:t>23</w:t>
              </w:r>
            </w:ins>
            <w:del w:id="417" w:author="Mohammad Nayeem Hasan" w:date="2023-01-10T21:53:00Z">
              <w:r w:rsidRPr="00F4748A" w:rsidDel="00F435BE">
                <w:rPr>
                  <w:rFonts w:ascii="Times New Roman" w:hAnsi="Times New Roman" w:cs="Times New Roman"/>
                  <w:shd w:val="clear" w:color="auto" w:fill="FFFFFF"/>
                </w:rPr>
                <w:delText>3</w:delText>
              </w:r>
              <w:r w:rsidDel="00F435BE">
                <w:rPr>
                  <w:rFonts w:ascii="Times New Roman" w:hAnsi="Times New Roman" w:cs="Times New Roman"/>
                  <w:shd w:val="clear" w:color="auto" w:fill="FFFFFF"/>
                </w:rPr>
                <w:delText>1</w:delText>
              </w:r>
            </w:del>
          </w:p>
        </w:tc>
        <w:tc>
          <w:tcPr>
            <w:tcW w:w="1559" w:type="dxa"/>
          </w:tcPr>
          <w:p w14:paraId="2877CCA2" w14:textId="78A621C1"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0.8</w:t>
            </w:r>
            <w:ins w:id="418" w:author="Mohammad Nayeem Hasan" w:date="2023-01-13T02:40:00Z">
              <w:r w:rsidR="009B067A">
                <w:rPr>
                  <w:rFonts w:ascii="Times New Roman" w:hAnsi="Times New Roman" w:cs="Times New Roman"/>
                  <w:shd w:val="clear" w:color="auto" w:fill="FFFFFF"/>
                </w:rPr>
                <w:t>89</w:t>
              </w:r>
            </w:ins>
            <w:del w:id="419" w:author="Mohammad Nayeem Hasan" w:date="2023-01-13T02:40:00Z">
              <w:r w:rsidRPr="00F4748A" w:rsidDel="009B067A">
                <w:rPr>
                  <w:rFonts w:ascii="Times New Roman" w:hAnsi="Times New Roman" w:cs="Times New Roman"/>
                  <w:shd w:val="clear" w:color="auto" w:fill="FFFFFF"/>
                </w:rPr>
                <w:delText>9</w:delText>
              </w:r>
              <w:r w:rsidDel="009B067A">
                <w:rPr>
                  <w:rFonts w:ascii="Times New Roman" w:hAnsi="Times New Roman" w:cs="Times New Roman"/>
                  <w:shd w:val="clear" w:color="auto" w:fill="FFFFFF"/>
                </w:rPr>
                <w:delText>3</w:delText>
              </w:r>
            </w:del>
            <w:r w:rsidRPr="00F4748A">
              <w:rPr>
                <w:rFonts w:ascii="Times New Roman" w:hAnsi="Times New Roman" w:cs="Times New Roman"/>
                <w:shd w:val="clear" w:color="auto" w:fill="FFFFFF"/>
              </w:rPr>
              <w:t xml:space="preserve"> - 0.9</w:t>
            </w:r>
            <w:ins w:id="420" w:author="Mohammad Nayeem Hasan" w:date="2023-01-13T02:40:00Z">
              <w:r w:rsidR="009B067A">
                <w:rPr>
                  <w:rFonts w:ascii="Times New Roman" w:hAnsi="Times New Roman" w:cs="Times New Roman"/>
                  <w:shd w:val="clear" w:color="auto" w:fill="FFFFFF"/>
                </w:rPr>
                <w:t>59</w:t>
              </w:r>
            </w:ins>
            <w:del w:id="421" w:author="Mohammad Nayeem Hasan" w:date="2023-01-13T02:40:00Z">
              <w:r w:rsidRPr="00F4748A" w:rsidDel="009B067A">
                <w:rPr>
                  <w:rFonts w:ascii="Times New Roman" w:hAnsi="Times New Roman" w:cs="Times New Roman"/>
                  <w:shd w:val="clear" w:color="auto" w:fill="FFFFFF"/>
                </w:rPr>
                <w:delText>7</w:delText>
              </w:r>
              <w:r w:rsidDel="009B067A">
                <w:rPr>
                  <w:rFonts w:ascii="Times New Roman" w:hAnsi="Times New Roman" w:cs="Times New Roman"/>
                  <w:shd w:val="clear" w:color="auto" w:fill="FFFFFF"/>
                </w:rPr>
                <w:delText>0</w:delText>
              </w:r>
            </w:del>
          </w:p>
        </w:tc>
        <w:tc>
          <w:tcPr>
            <w:tcW w:w="1276" w:type="dxa"/>
          </w:tcPr>
          <w:p w14:paraId="16F234AD" w14:textId="77777777" w:rsidR="000706DF" w:rsidRPr="00F4748A" w:rsidRDefault="000706DF" w:rsidP="000937B8">
            <w:pPr>
              <w:rPr>
                <w:rFonts w:ascii="Times New Roman" w:hAnsi="Times New Roman" w:cs="Times New Roman"/>
                <w:shd w:val="clear" w:color="auto" w:fill="FFFFFF"/>
              </w:rPr>
            </w:pPr>
            <w:r>
              <w:rPr>
                <w:rFonts w:ascii="Times New Roman" w:hAnsi="Times New Roman" w:cs="Times New Roman"/>
                <w:shd w:val="clear" w:color="auto" w:fill="FFFFFF"/>
              </w:rPr>
              <w:t>&lt;</w:t>
            </w:r>
            <w:r w:rsidRPr="00F4748A">
              <w:rPr>
                <w:rFonts w:ascii="Times New Roman" w:hAnsi="Times New Roman" w:cs="Times New Roman"/>
                <w:shd w:val="clear" w:color="auto" w:fill="FFFFFF"/>
              </w:rPr>
              <w:t>0.0</w:t>
            </w:r>
            <w:r>
              <w:rPr>
                <w:rFonts w:ascii="Times New Roman" w:hAnsi="Times New Roman" w:cs="Times New Roman"/>
                <w:shd w:val="clear" w:color="auto" w:fill="FFFFFF"/>
              </w:rPr>
              <w:t>01</w:t>
            </w:r>
            <w:r w:rsidRPr="00F4748A">
              <w:rPr>
                <w:rFonts w:ascii="Times New Roman" w:hAnsi="Times New Roman" w:cs="Times New Roman"/>
                <w:shd w:val="clear" w:color="auto" w:fill="FFFFFF"/>
              </w:rPr>
              <w:t xml:space="preserve"> **</w:t>
            </w:r>
            <w:r>
              <w:rPr>
                <w:rFonts w:ascii="Times New Roman" w:hAnsi="Times New Roman" w:cs="Times New Roman"/>
                <w:shd w:val="clear" w:color="auto" w:fill="FFFFFF"/>
              </w:rPr>
              <w:t>*</w:t>
            </w:r>
          </w:p>
        </w:tc>
      </w:tr>
      <w:tr w:rsidR="000706DF" w:rsidRPr="00BA7E40" w14:paraId="1F786C04" w14:textId="77777777" w:rsidTr="005840F6">
        <w:tc>
          <w:tcPr>
            <w:tcW w:w="2017" w:type="dxa"/>
          </w:tcPr>
          <w:p w14:paraId="56759E8B" w14:textId="77777777" w:rsidR="000706DF" w:rsidRPr="00BA7E40" w:rsidRDefault="000706DF" w:rsidP="000937B8">
            <w:pPr>
              <w:rPr>
                <w:rFonts w:ascii="Times New Roman" w:hAnsi="Times New Roman" w:cs="Times New Roman"/>
                <w:color w:val="1C1C1C"/>
                <w:shd w:val="clear" w:color="auto" w:fill="FFFFFF"/>
              </w:rPr>
            </w:pPr>
            <w:r w:rsidRPr="00BA7E40">
              <w:rPr>
                <w:rFonts w:ascii="Times New Roman" w:hAnsi="Times New Roman" w:cs="Times New Roman"/>
                <w:color w:val="1C1C1C"/>
                <w:shd w:val="clear" w:color="auto" w:fill="FFFFFF"/>
              </w:rPr>
              <w:t>GHSI</w:t>
            </w:r>
          </w:p>
        </w:tc>
        <w:tc>
          <w:tcPr>
            <w:tcW w:w="1102" w:type="dxa"/>
          </w:tcPr>
          <w:p w14:paraId="79502D5C" w14:textId="087292E2"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1.2</w:t>
            </w:r>
            <w:ins w:id="422" w:author="Mohammad Nayeem Hasan" w:date="2023-01-10T21:09:00Z">
              <w:r w:rsidR="00B634F8">
                <w:rPr>
                  <w:rFonts w:ascii="Times New Roman" w:hAnsi="Times New Roman" w:cs="Times New Roman"/>
                  <w:shd w:val="clear" w:color="auto" w:fill="FFFFFF"/>
                </w:rPr>
                <w:t>21</w:t>
              </w:r>
            </w:ins>
            <w:del w:id="423" w:author="Mohammad Nayeem Hasan" w:date="2023-01-10T21:09:00Z">
              <w:r w:rsidDel="00B634F8">
                <w:rPr>
                  <w:rFonts w:ascii="Times New Roman" w:hAnsi="Times New Roman" w:cs="Times New Roman"/>
                  <w:shd w:val="clear" w:color="auto" w:fill="FFFFFF"/>
                </w:rPr>
                <w:delText>15</w:delText>
              </w:r>
            </w:del>
          </w:p>
        </w:tc>
        <w:tc>
          <w:tcPr>
            <w:tcW w:w="1701" w:type="dxa"/>
          </w:tcPr>
          <w:p w14:paraId="13E90DB9" w14:textId="00AC59E9"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1.0</w:t>
            </w:r>
            <w:ins w:id="424" w:author="Mohammad Nayeem Hasan" w:date="2023-01-10T21:08:00Z">
              <w:r w:rsidR="00B634F8">
                <w:rPr>
                  <w:rFonts w:ascii="Times New Roman" w:hAnsi="Times New Roman" w:cs="Times New Roman"/>
                  <w:shd w:val="clear" w:color="auto" w:fill="FFFFFF"/>
                </w:rPr>
                <w:t>43</w:t>
              </w:r>
            </w:ins>
            <w:del w:id="425" w:author="Mohammad Nayeem Hasan" w:date="2023-01-10T21:08:00Z">
              <w:r w:rsidDel="00B634F8">
                <w:rPr>
                  <w:rFonts w:ascii="Times New Roman" w:hAnsi="Times New Roman" w:cs="Times New Roman"/>
                  <w:shd w:val="clear" w:color="auto" w:fill="FFFFFF"/>
                </w:rPr>
                <w:delText>39</w:delText>
              </w:r>
            </w:del>
            <w:r w:rsidRPr="00F4748A">
              <w:rPr>
                <w:rFonts w:ascii="Times New Roman" w:hAnsi="Times New Roman" w:cs="Times New Roman"/>
                <w:shd w:val="clear" w:color="auto" w:fill="FFFFFF"/>
              </w:rPr>
              <w:t xml:space="preserve"> - 1.42</w:t>
            </w:r>
            <w:ins w:id="426" w:author="Mohammad Nayeem Hasan" w:date="2023-01-10T21:09:00Z">
              <w:r w:rsidR="00B634F8">
                <w:rPr>
                  <w:rFonts w:ascii="Times New Roman" w:hAnsi="Times New Roman" w:cs="Times New Roman"/>
                  <w:shd w:val="clear" w:color="auto" w:fill="FFFFFF"/>
                </w:rPr>
                <w:t>8</w:t>
              </w:r>
            </w:ins>
            <w:del w:id="427" w:author="Mohammad Nayeem Hasan" w:date="2023-01-10T21:08:00Z">
              <w:r w:rsidDel="00B634F8">
                <w:rPr>
                  <w:rFonts w:ascii="Times New Roman" w:hAnsi="Times New Roman" w:cs="Times New Roman"/>
                  <w:shd w:val="clear" w:color="auto" w:fill="FFFFFF"/>
                </w:rPr>
                <w:delText>2</w:delText>
              </w:r>
            </w:del>
          </w:p>
        </w:tc>
        <w:tc>
          <w:tcPr>
            <w:tcW w:w="993" w:type="dxa"/>
          </w:tcPr>
          <w:p w14:paraId="6EC029E0" w14:textId="66852AC2"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0.01</w:t>
            </w:r>
            <w:ins w:id="428" w:author="Mohammad Nayeem Hasan" w:date="2023-01-10T21:04:00Z">
              <w:r w:rsidR="00B634F8">
                <w:rPr>
                  <w:rFonts w:ascii="Times New Roman" w:hAnsi="Times New Roman" w:cs="Times New Roman"/>
                  <w:shd w:val="clear" w:color="auto" w:fill="FFFFFF"/>
                </w:rPr>
                <w:t>3</w:t>
              </w:r>
            </w:ins>
            <w:del w:id="429" w:author="Mohammad Nayeem Hasan" w:date="2023-01-10T21:04:00Z">
              <w:r w:rsidDel="00B634F8">
                <w:rPr>
                  <w:rFonts w:ascii="Times New Roman" w:hAnsi="Times New Roman" w:cs="Times New Roman"/>
                  <w:shd w:val="clear" w:color="auto" w:fill="FFFFFF"/>
                </w:rPr>
                <w:delText>5</w:delText>
              </w:r>
            </w:del>
            <w:r w:rsidRPr="00F4748A">
              <w:rPr>
                <w:rFonts w:ascii="Times New Roman" w:hAnsi="Times New Roman" w:cs="Times New Roman"/>
                <w:shd w:val="clear" w:color="auto" w:fill="FFFFFF"/>
              </w:rPr>
              <w:t xml:space="preserve"> *</w:t>
            </w:r>
          </w:p>
        </w:tc>
        <w:tc>
          <w:tcPr>
            <w:tcW w:w="1134" w:type="dxa"/>
          </w:tcPr>
          <w:p w14:paraId="5D137501" w14:textId="065E00D9"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0.9</w:t>
            </w:r>
            <w:ins w:id="430" w:author="Mohammad Nayeem Hasan" w:date="2023-01-10T21:53:00Z">
              <w:r w:rsidR="00F435BE">
                <w:rPr>
                  <w:rFonts w:ascii="Times New Roman" w:hAnsi="Times New Roman" w:cs="Times New Roman"/>
                  <w:shd w:val="clear" w:color="auto" w:fill="FFFFFF"/>
                </w:rPr>
                <w:t>68</w:t>
              </w:r>
            </w:ins>
            <w:del w:id="431" w:author="Mohammad Nayeem Hasan" w:date="2023-01-10T21:53:00Z">
              <w:r w:rsidRPr="00F4748A" w:rsidDel="00F435BE">
                <w:rPr>
                  <w:rFonts w:ascii="Times New Roman" w:hAnsi="Times New Roman" w:cs="Times New Roman"/>
                  <w:shd w:val="clear" w:color="auto" w:fill="FFFFFF"/>
                </w:rPr>
                <w:delText>5</w:delText>
              </w:r>
              <w:r w:rsidDel="00F435BE">
                <w:rPr>
                  <w:rFonts w:ascii="Times New Roman" w:hAnsi="Times New Roman" w:cs="Times New Roman"/>
                  <w:shd w:val="clear" w:color="auto" w:fill="FFFFFF"/>
                </w:rPr>
                <w:delText>8</w:delText>
              </w:r>
            </w:del>
          </w:p>
        </w:tc>
        <w:tc>
          <w:tcPr>
            <w:tcW w:w="1559" w:type="dxa"/>
          </w:tcPr>
          <w:p w14:paraId="4E7C804D" w14:textId="126D3D4F"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0.9</w:t>
            </w:r>
            <w:ins w:id="432" w:author="Mohammad Nayeem Hasan" w:date="2023-01-13T02:40:00Z">
              <w:r w:rsidR="009B067A">
                <w:rPr>
                  <w:rFonts w:ascii="Times New Roman" w:hAnsi="Times New Roman" w:cs="Times New Roman"/>
                  <w:shd w:val="clear" w:color="auto" w:fill="FFFFFF"/>
                </w:rPr>
                <w:t>28</w:t>
              </w:r>
            </w:ins>
            <w:del w:id="433" w:author="Mohammad Nayeem Hasan" w:date="2023-01-13T02:40:00Z">
              <w:r w:rsidDel="009B067A">
                <w:rPr>
                  <w:rFonts w:ascii="Times New Roman" w:hAnsi="Times New Roman" w:cs="Times New Roman"/>
                  <w:shd w:val="clear" w:color="auto" w:fill="FFFFFF"/>
                </w:rPr>
                <w:delText>15</w:delText>
              </w:r>
            </w:del>
            <w:r w:rsidRPr="00F4748A">
              <w:rPr>
                <w:rFonts w:ascii="Times New Roman" w:hAnsi="Times New Roman" w:cs="Times New Roman"/>
                <w:shd w:val="clear" w:color="auto" w:fill="FFFFFF"/>
              </w:rPr>
              <w:t xml:space="preserve"> </w:t>
            </w:r>
            <w:r>
              <w:rPr>
                <w:rFonts w:ascii="Times New Roman" w:hAnsi="Times New Roman" w:cs="Times New Roman"/>
                <w:shd w:val="clear" w:color="auto" w:fill="FFFFFF"/>
              </w:rPr>
              <w:t>–</w:t>
            </w:r>
            <w:r w:rsidRPr="00F4748A">
              <w:rPr>
                <w:rFonts w:ascii="Times New Roman" w:hAnsi="Times New Roman" w:cs="Times New Roman"/>
                <w:shd w:val="clear" w:color="auto" w:fill="FFFFFF"/>
              </w:rPr>
              <w:t xml:space="preserve"> </w:t>
            </w:r>
            <w:r>
              <w:rPr>
                <w:rFonts w:ascii="Times New Roman" w:hAnsi="Times New Roman" w:cs="Times New Roman"/>
                <w:shd w:val="clear" w:color="auto" w:fill="FFFFFF"/>
              </w:rPr>
              <w:t>1.0</w:t>
            </w:r>
            <w:ins w:id="434" w:author="Mohammad Nayeem Hasan" w:date="2023-01-13T02:40:00Z">
              <w:r w:rsidR="009B067A">
                <w:rPr>
                  <w:rFonts w:ascii="Times New Roman" w:hAnsi="Times New Roman" w:cs="Times New Roman"/>
                  <w:shd w:val="clear" w:color="auto" w:fill="FFFFFF"/>
                </w:rPr>
                <w:t>10</w:t>
              </w:r>
            </w:ins>
            <w:del w:id="435" w:author="Mohammad Nayeem Hasan" w:date="2023-01-13T02:40:00Z">
              <w:r w:rsidDel="009B067A">
                <w:rPr>
                  <w:rFonts w:ascii="Times New Roman" w:hAnsi="Times New Roman" w:cs="Times New Roman"/>
                  <w:shd w:val="clear" w:color="auto" w:fill="FFFFFF"/>
                </w:rPr>
                <w:delText>03</w:delText>
              </w:r>
            </w:del>
          </w:p>
        </w:tc>
        <w:tc>
          <w:tcPr>
            <w:tcW w:w="1276" w:type="dxa"/>
          </w:tcPr>
          <w:p w14:paraId="1952FB1E" w14:textId="394BBC85"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w:t>
            </w:r>
            <w:ins w:id="436" w:author="Mohammad Nayeem Hasan" w:date="2023-01-10T21:50:00Z">
              <w:r w:rsidR="00F435BE">
                <w:rPr>
                  <w:rFonts w:ascii="Times New Roman" w:hAnsi="Times New Roman" w:cs="Times New Roman"/>
                  <w:shd w:val="clear" w:color="auto" w:fill="FFFFFF"/>
                </w:rPr>
                <w:t>133</w:t>
              </w:r>
            </w:ins>
            <w:del w:id="437" w:author="Mohammad Nayeem Hasan" w:date="2023-01-10T21:50:00Z">
              <w:r w:rsidRPr="00F4748A" w:rsidDel="00F435BE">
                <w:rPr>
                  <w:rFonts w:ascii="Times New Roman" w:hAnsi="Times New Roman" w:cs="Times New Roman"/>
                  <w:shd w:val="clear" w:color="auto" w:fill="FFFFFF"/>
                </w:rPr>
                <w:delText>0</w:delText>
              </w:r>
              <w:r w:rsidDel="00F435BE">
                <w:rPr>
                  <w:rFonts w:ascii="Times New Roman" w:hAnsi="Times New Roman" w:cs="Times New Roman"/>
                  <w:shd w:val="clear" w:color="auto" w:fill="FFFFFF"/>
                </w:rPr>
                <w:delText>6</w:delText>
              </w:r>
            </w:del>
            <w:del w:id="438" w:author="Mohammad Nayeem Hasan" w:date="2023-01-10T21:49:00Z">
              <w:r w:rsidDel="00F435BE">
                <w:rPr>
                  <w:rFonts w:ascii="Times New Roman" w:hAnsi="Times New Roman" w:cs="Times New Roman"/>
                  <w:shd w:val="clear" w:color="auto" w:fill="FFFFFF"/>
                </w:rPr>
                <w:delText>6</w:delText>
              </w:r>
            </w:del>
          </w:p>
        </w:tc>
      </w:tr>
      <w:tr w:rsidR="000706DF" w:rsidRPr="00BA7E40" w14:paraId="48D07917" w14:textId="77777777" w:rsidTr="005840F6">
        <w:tc>
          <w:tcPr>
            <w:tcW w:w="2017" w:type="dxa"/>
          </w:tcPr>
          <w:p w14:paraId="69D49F2E" w14:textId="77777777" w:rsidR="000706DF" w:rsidRPr="00BA7E40" w:rsidRDefault="000706DF" w:rsidP="000937B8">
            <w:pPr>
              <w:rPr>
                <w:rFonts w:ascii="Times New Roman" w:hAnsi="Times New Roman" w:cs="Times New Roman"/>
                <w:color w:val="1C1C1C"/>
                <w:shd w:val="clear" w:color="auto" w:fill="FFFFFF"/>
              </w:rPr>
            </w:pPr>
            <w:r w:rsidRPr="00BA7E40">
              <w:rPr>
                <w:rFonts w:ascii="Times New Roman" w:hAnsi="Times New Roman" w:cs="Times New Roman"/>
                <w:color w:val="1C1C1C"/>
                <w:shd w:val="clear" w:color="auto" w:fill="FFFFFF"/>
              </w:rPr>
              <w:t>WGI</w:t>
            </w:r>
          </w:p>
        </w:tc>
        <w:tc>
          <w:tcPr>
            <w:tcW w:w="1102" w:type="dxa"/>
          </w:tcPr>
          <w:p w14:paraId="1CEB9DBA" w14:textId="6A0278B4"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0.98</w:t>
            </w:r>
            <w:ins w:id="439" w:author="Mohammad Nayeem Hasan" w:date="2023-01-10T21:09:00Z">
              <w:r w:rsidR="00B634F8">
                <w:rPr>
                  <w:rFonts w:ascii="Times New Roman" w:hAnsi="Times New Roman" w:cs="Times New Roman"/>
                  <w:shd w:val="clear" w:color="auto" w:fill="FFFFFF"/>
                </w:rPr>
                <w:t>6</w:t>
              </w:r>
            </w:ins>
            <w:del w:id="440" w:author="Mohammad Nayeem Hasan" w:date="2023-01-10T21:09:00Z">
              <w:r w:rsidRPr="00F4748A" w:rsidDel="00B634F8">
                <w:rPr>
                  <w:rFonts w:ascii="Times New Roman" w:hAnsi="Times New Roman" w:cs="Times New Roman"/>
                  <w:shd w:val="clear" w:color="auto" w:fill="FFFFFF"/>
                </w:rPr>
                <w:delText>7</w:delText>
              </w:r>
            </w:del>
          </w:p>
        </w:tc>
        <w:tc>
          <w:tcPr>
            <w:tcW w:w="1701" w:type="dxa"/>
          </w:tcPr>
          <w:p w14:paraId="160E9F45" w14:textId="04310C93"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0.85</w:t>
            </w:r>
            <w:ins w:id="441" w:author="Mohammad Nayeem Hasan" w:date="2023-01-10T21:08:00Z">
              <w:r w:rsidR="00B634F8">
                <w:rPr>
                  <w:rFonts w:ascii="Times New Roman" w:hAnsi="Times New Roman" w:cs="Times New Roman"/>
                  <w:shd w:val="clear" w:color="auto" w:fill="FFFFFF"/>
                </w:rPr>
                <w:t>4</w:t>
              </w:r>
            </w:ins>
            <w:del w:id="442" w:author="Mohammad Nayeem Hasan" w:date="2023-01-10T21:08:00Z">
              <w:r w:rsidRPr="00F4748A" w:rsidDel="00B634F8">
                <w:rPr>
                  <w:rFonts w:ascii="Times New Roman" w:hAnsi="Times New Roman" w:cs="Times New Roman"/>
                  <w:shd w:val="clear" w:color="auto" w:fill="FFFFFF"/>
                </w:rPr>
                <w:delText>5</w:delText>
              </w:r>
            </w:del>
            <w:r w:rsidRPr="00F4748A">
              <w:rPr>
                <w:rFonts w:ascii="Times New Roman" w:hAnsi="Times New Roman" w:cs="Times New Roman"/>
                <w:shd w:val="clear" w:color="auto" w:fill="FFFFFF"/>
              </w:rPr>
              <w:t xml:space="preserve"> - 1.13</w:t>
            </w:r>
            <w:ins w:id="443" w:author="Mohammad Nayeem Hasan" w:date="2023-01-10T21:09:00Z">
              <w:r w:rsidR="00B634F8">
                <w:rPr>
                  <w:rFonts w:ascii="Times New Roman" w:hAnsi="Times New Roman" w:cs="Times New Roman"/>
                  <w:shd w:val="clear" w:color="auto" w:fill="FFFFFF"/>
                </w:rPr>
                <w:t>8</w:t>
              </w:r>
            </w:ins>
            <w:del w:id="444" w:author="Mohammad Nayeem Hasan" w:date="2023-01-10T21:09:00Z">
              <w:r w:rsidRPr="00F4748A" w:rsidDel="00B634F8">
                <w:rPr>
                  <w:rFonts w:ascii="Times New Roman" w:hAnsi="Times New Roman" w:cs="Times New Roman"/>
                  <w:shd w:val="clear" w:color="auto" w:fill="FFFFFF"/>
                </w:rPr>
                <w:delText>9</w:delText>
              </w:r>
            </w:del>
            <w:r w:rsidRPr="00F4748A">
              <w:rPr>
                <w:rFonts w:ascii="Times New Roman" w:hAnsi="Times New Roman" w:cs="Times New Roman"/>
                <w:shd w:val="clear" w:color="auto" w:fill="FFFFFF"/>
              </w:rPr>
              <w:t xml:space="preserve"> </w:t>
            </w:r>
          </w:p>
        </w:tc>
        <w:tc>
          <w:tcPr>
            <w:tcW w:w="993" w:type="dxa"/>
          </w:tcPr>
          <w:p w14:paraId="4A00E478" w14:textId="1A586BFB"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0.8</w:t>
            </w:r>
            <w:ins w:id="445" w:author="Mohammad Nayeem Hasan" w:date="2023-01-10T21:04:00Z">
              <w:r w:rsidR="00B634F8">
                <w:rPr>
                  <w:rFonts w:ascii="Times New Roman" w:hAnsi="Times New Roman" w:cs="Times New Roman"/>
                  <w:shd w:val="clear" w:color="auto" w:fill="FFFFFF"/>
                </w:rPr>
                <w:t>48</w:t>
              </w:r>
            </w:ins>
            <w:del w:id="446" w:author="Mohammad Nayeem Hasan" w:date="2023-01-10T21:04:00Z">
              <w:r w:rsidRPr="00F4748A" w:rsidDel="00B634F8">
                <w:rPr>
                  <w:rFonts w:ascii="Times New Roman" w:hAnsi="Times New Roman" w:cs="Times New Roman"/>
                  <w:shd w:val="clear" w:color="auto" w:fill="FFFFFF"/>
                </w:rPr>
                <w:delText>56</w:delText>
              </w:r>
            </w:del>
          </w:p>
        </w:tc>
        <w:tc>
          <w:tcPr>
            <w:tcW w:w="1134" w:type="dxa"/>
          </w:tcPr>
          <w:p w14:paraId="1F49B799" w14:textId="518A36D3"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0.9</w:t>
            </w:r>
            <w:ins w:id="447" w:author="Mohammad Nayeem Hasan" w:date="2023-01-10T21:53:00Z">
              <w:r w:rsidR="00F435BE">
                <w:rPr>
                  <w:rFonts w:ascii="Times New Roman" w:hAnsi="Times New Roman" w:cs="Times New Roman"/>
                  <w:shd w:val="clear" w:color="auto" w:fill="FFFFFF"/>
                </w:rPr>
                <w:t>32</w:t>
              </w:r>
            </w:ins>
            <w:del w:id="448" w:author="Mohammad Nayeem Hasan" w:date="2023-01-10T21:53:00Z">
              <w:r w:rsidRPr="00F4748A" w:rsidDel="00F435BE">
                <w:rPr>
                  <w:rFonts w:ascii="Times New Roman" w:hAnsi="Times New Roman" w:cs="Times New Roman"/>
                  <w:shd w:val="clear" w:color="auto" w:fill="FFFFFF"/>
                </w:rPr>
                <w:delText>2</w:delText>
              </w:r>
              <w:r w:rsidDel="00F435BE">
                <w:rPr>
                  <w:rFonts w:ascii="Times New Roman" w:hAnsi="Times New Roman" w:cs="Times New Roman"/>
                  <w:shd w:val="clear" w:color="auto" w:fill="FFFFFF"/>
                </w:rPr>
                <w:delText>7</w:delText>
              </w:r>
            </w:del>
          </w:p>
        </w:tc>
        <w:tc>
          <w:tcPr>
            <w:tcW w:w="1559" w:type="dxa"/>
          </w:tcPr>
          <w:p w14:paraId="6A15208D" w14:textId="270BA845"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0.8</w:t>
            </w:r>
            <w:ins w:id="449" w:author="Mohammad Nayeem Hasan" w:date="2023-01-13T02:41:00Z">
              <w:r w:rsidR="009B067A">
                <w:rPr>
                  <w:rFonts w:ascii="Times New Roman" w:hAnsi="Times New Roman" w:cs="Times New Roman"/>
                  <w:shd w:val="clear" w:color="auto" w:fill="FFFFFF"/>
                </w:rPr>
                <w:t>96</w:t>
              </w:r>
            </w:ins>
            <w:del w:id="450" w:author="Mohammad Nayeem Hasan" w:date="2023-01-13T02:41:00Z">
              <w:r w:rsidRPr="00F4748A" w:rsidDel="009B067A">
                <w:rPr>
                  <w:rFonts w:ascii="Times New Roman" w:hAnsi="Times New Roman" w:cs="Times New Roman"/>
                  <w:shd w:val="clear" w:color="auto" w:fill="FFFFFF"/>
                </w:rPr>
                <w:delText>8</w:delText>
              </w:r>
              <w:r w:rsidDel="009B067A">
                <w:rPr>
                  <w:rFonts w:ascii="Times New Roman" w:hAnsi="Times New Roman" w:cs="Times New Roman"/>
                  <w:shd w:val="clear" w:color="auto" w:fill="FFFFFF"/>
                </w:rPr>
                <w:delText>8</w:delText>
              </w:r>
            </w:del>
            <w:r w:rsidRPr="00F4748A">
              <w:rPr>
                <w:rFonts w:ascii="Times New Roman" w:hAnsi="Times New Roman" w:cs="Times New Roman"/>
                <w:shd w:val="clear" w:color="auto" w:fill="FFFFFF"/>
              </w:rPr>
              <w:t xml:space="preserve"> - 0.96</w:t>
            </w:r>
            <w:ins w:id="451" w:author="Mohammad Nayeem Hasan" w:date="2023-01-13T02:41:00Z">
              <w:r w:rsidR="009B067A">
                <w:rPr>
                  <w:rFonts w:ascii="Times New Roman" w:hAnsi="Times New Roman" w:cs="Times New Roman"/>
                  <w:shd w:val="clear" w:color="auto" w:fill="FFFFFF"/>
                </w:rPr>
                <w:t>9</w:t>
              </w:r>
            </w:ins>
            <w:del w:id="452" w:author="Mohammad Nayeem Hasan" w:date="2023-01-13T02:41:00Z">
              <w:r w:rsidRPr="00F4748A" w:rsidDel="009B067A">
                <w:rPr>
                  <w:rFonts w:ascii="Times New Roman" w:hAnsi="Times New Roman" w:cs="Times New Roman"/>
                  <w:shd w:val="clear" w:color="auto" w:fill="FFFFFF"/>
                </w:rPr>
                <w:delText>7</w:delText>
              </w:r>
            </w:del>
          </w:p>
        </w:tc>
        <w:tc>
          <w:tcPr>
            <w:tcW w:w="1276" w:type="dxa"/>
          </w:tcPr>
          <w:p w14:paraId="478EB55D" w14:textId="77777777"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&lt;0.001 ***</w:t>
            </w:r>
          </w:p>
        </w:tc>
      </w:tr>
      <w:tr w:rsidR="000706DF" w:rsidRPr="00BA7E40" w14:paraId="77983E37" w14:textId="77777777" w:rsidTr="005840F6">
        <w:tc>
          <w:tcPr>
            <w:tcW w:w="2017" w:type="dxa"/>
          </w:tcPr>
          <w:p w14:paraId="00C24C10" w14:textId="77777777" w:rsidR="000706DF" w:rsidRPr="00BA7E40" w:rsidRDefault="000706DF" w:rsidP="000937B8">
            <w:pPr>
              <w:rPr>
                <w:rFonts w:ascii="Times New Roman" w:hAnsi="Times New Roman" w:cs="Times New Roman"/>
                <w:color w:val="1C1C1C"/>
                <w:shd w:val="clear" w:color="auto" w:fill="FFFFFF"/>
              </w:rPr>
            </w:pPr>
            <w:r w:rsidRPr="00BA7E40">
              <w:rPr>
                <w:rFonts w:ascii="Times New Roman" w:hAnsi="Times New Roman" w:cs="Times New Roman"/>
                <w:color w:val="1C1C1C"/>
                <w:shd w:val="clear" w:color="auto" w:fill="FFFFFF"/>
              </w:rPr>
              <w:t>Obesity (%)</w:t>
            </w:r>
          </w:p>
        </w:tc>
        <w:tc>
          <w:tcPr>
            <w:tcW w:w="1102" w:type="dxa"/>
          </w:tcPr>
          <w:p w14:paraId="38ECBA16" w14:textId="66C0D4B7"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1.18</w:t>
            </w:r>
            <w:ins w:id="453" w:author="Mohammad Nayeem Hasan" w:date="2023-01-10T21:09:00Z">
              <w:r w:rsidR="00B634F8">
                <w:rPr>
                  <w:rFonts w:ascii="Times New Roman" w:hAnsi="Times New Roman" w:cs="Times New Roman"/>
                  <w:shd w:val="clear" w:color="auto" w:fill="FFFFFF"/>
                </w:rPr>
                <w:t>6</w:t>
              </w:r>
            </w:ins>
            <w:del w:id="454" w:author="Mohammad Nayeem Hasan" w:date="2023-01-10T21:09:00Z">
              <w:r w:rsidRPr="00F4748A" w:rsidDel="00B634F8">
                <w:rPr>
                  <w:rFonts w:ascii="Times New Roman" w:hAnsi="Times New Roman" w:cs="Times New Roman"/>
                  <w:shd w:val="clear" w:color="auto" w:fill="FFFFFF"/>
                </w:rPr>
                <w:delText>9</w:delText>
              </w:r>
            </w:del>
          </w:p>
        </w:tc>
        <w:tc>
          <w:tcPr>
            <w:tcW w:w="1701" w:type="dxa"/>
          </w:tcPr>
          <w:p w14:paraId="6CABA147" w14:textId="4FD319C3"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1.05</w:t>
            </w:r>
            <w:ins w:id="455" w:author="Mohammad Nayeem Hasan" w:date="2023-01-10T21:08:00Z">
              <w:r w:rsidR="00B634F8">
                <w:rPr>
                  <w:rFonts w:ascii="Times New Roman" w:hAnsi="Times New Roman" w:cs="Times New Roman"/>
                  <w:shd w:val="clear" w:color="auto" w:fill="FFFFFF"/>
                </w:rPr>
                <w:t>4</w:t>
              </w:r>
            </w:ins>
            <w:del w:id="456" w:author="Mohammad Nayeem Hasan" w:date="2023-01-10T21:08:00Z">
              <w:r w:rsidRPr="00F4748A" w:rsidDel="00B634F8">
                <w:rPr>
                  <w:rFonts w:ascii="Times New Roman" w:hAnsi="Times New Roman" w:cs="Times New Roman"/>
                  <w:shd w:val="clear" w:color="auto" w:fill="FFFFFF"/>
                </w:rPr>
                <w:delText>6</w:delText>
              </w:r>
            </w:del>
            <w:r w:rsidRPr="00F4748A">
              <w:rPr>
                <w:rFonts w:ascii="Times New Roman" w:hAnsi="Times New Roman" w:cs="Times New Roman"/>
                <w:shd w:val="clear" w:color="auto" w:fill="FFFFFF"/>
              </w:rPr>
              <w:t xml:space="preserve"> - 1.33</w:t>
            </w:r>
            <w:ins w:id="457" w:author="Mohammad Nayeem Hasan" w:date="2023-01-10T21:09:00Z">
              <w:r w:rsidR="00B634F8">
                <w:rPr>
                  <w:rFonts w:ascii="Times New Roman" w:hAnsi="Times New Roman" w:cs="Times New Roman"/>
                  <w:shd w:val="clear" w:color="auto" w:fill="FFFFFF"/>
                </w:rPr>
                <w:t>5</w:t>
              </w:r>
            </w:ins>
            <w:del w:id="458" w:author="Mohammad Nayeem Hasan" w:date="2023-01-10T21:09:00Z">
              <w:r w:rsidDel="00B634F8">
                <w:rPr>
                  <w:rFonts w:ascii="Times New Roman" w:hAnsi="Times New Roman" w:cs="Times New Roman"/>
                  <w:shd w:val="clear" w:color="auto" w:fill="FFFFFF"/>
                </w:rPr>
                <w:delText>8</w:delText>
              </w:r>
            </w:del>
          </w:p>
        </w:tc>
        <w:tc>
          <w:tcPr>
            <w:tcW w:w="993" w:type="dxa"/>
          </w:tcPr>
          <w:p w14:paraId="0F570A72" w14:textId="1CD780B9"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0.00</w:t>
            </w:r>
            <w:ins w:id="459" w:author="Mohammad Nayeem Hasan" w:date="2023-01-10T21:04:00Z">
              <w:r w:rsidR="00B634F8">
                <w:rPr>
                  <w:rFonts w:ascii="Times New Roman" w:hAnsi="Times New Roman" w:cs="Times New Roman"/>
                  <w:shd w:val="clear" w:color="auto" w:fill="FFFFFF"/>
                </w:rPr>
                <w:t>5</w:t>
              </w:r>
            </w:ins>
            <w:del w:id="460" w:author="Mohammad Nayeem Hasan" w:date="2023-01-10T21:04:00Z">
              <w:r w:rsidRPr="00F4748A" w:rsidDel="00B634F8">
                <w:rPr>
                  <w:rFonts w:ascii="Times New Roman" w:hAnsi="Times New Roman" w:cs="Times New Roman"/>
                  <w:shd w:val="clear" w:color="auto" w:fill="FFFFFF"/>
                </w:rPr>
                <w:delText>4</w:delText>
              </w:r>
            </w:del>
            <w:r w:rsidRPr="00F4748A">
              <w:rPr>
                <w:rFonts w:ascii="Times New Roman" w:hAnsi="Times New Roman" w:cs="Times New Roman"/>
                <w:shd w:val="clear" w:color="auto" w:fill="FFFFFF"/>
              </w:rPr>
              <w:t xml:space="preserve"> **</w:t>
            </w:r>
          </w:p>
        </w:tc>
        <w:tc>
          <w:tcPr>
            <w:tcW w:w="1134" w:type="dxa"/>
          </w:tcPr>
          <w:p w14:paraId="19386F63" w14:textId="3762EF63"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1.0</w:t>
            </w:r>
            <w:ins w:id="461" w:author="Mohammad Nayeem Hasan" w:date="2023-01-10T21:53:00Z">
              <w:r w:rsidR="00F435BE">
                <w:rPr>
                  <w:rFonts w:ascii="Times New Roman" w:hAnsi="Times New Roman" w:cs="Times New Roman"/>
                  <w:shd w:val="clear" w:color="auto" w:fill="FFFFFF"/>
                </w:rPr>
                <w:t>76</w:t>
              </w:r>
            </w:ins>
            <w:del w:id="462" w:author="Mohammad Nayeem Hasan" w:date="2023-01-10T21:53:00Z">
              <w:r w:rsidRPr="00F4748A" w:rsidDel="00F435BE">
                <w:rPr>
                  <w:rFonts w:ascii="Times New Roman" w:hAnsi="Times New Roman" w:cs="Times New Roman"/>
                  <w:shd w:val="clear" w:color="auto" w:fill="FFFFFF"/>
                </w:rPr>
                <w:delText>6</w:delText>
              </w:r>
              <w:r w:rsidDel="00F435BE">
                <w:rPr>
                  <w:rFonts w:ascii="Times New Roman" w:hAnsi="Times New Roman" w:cs="Times New Roman"/>
                  <w:shd w:val="clear" w:color="auto" w:fill="FFFFFF"/>
                </w:rPr>
                <w:delText>4</w:delText>
              </w:r>
            </w:del>
          </w:p>
        </w:tc>
        <w:tc>
          <w:tcPr>
            <w:tcW w:w="1559" w:type="dxa"/>
          </w:tcPr>
          <w:p w14:paraId="2515F6BE" w14:textId="00DAF580"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1.0</w:t>
            </w:r>
            <w:ins w:id="463" w:author="Mohammad Nayeem Hasan" w:date="2023-01-13T02:42:00Z">
              <w:r w:rsidR="009B067A">
                <w:rPr>
                  <w:rFonts w:ascii="Times New Roman" w:hAnsi="Times New Roman" w:cs="Times New Roman"/>
                  <w:shd w:val="clear" w:color="auto" w:fill="FFFFFF"/>
                </w:rPr>
                <w:t>42</w:t>
              </w:r>
            </w:ins>
            <w:del w:id="464" w:author="Mohammad Nayeem Hasan" w:date="2023-01-13T02:42:00Z">
              <w:r w:rsidRPr="00F4748A" w:rsidDel="009B067A">
                <w:rPr>
                  <w:rFonts w:ascii="Times New Roman" w:hAnsi="Times New Roman" w:cs="Times New Roman"/>
                  <w:shd w:val="clear" w:color="auto" w:fill="FFFFFF"/>
                </w:rPr>
                <w:delText>2</w:delText>
              </w:r>
              <w:r w:rsidDel="009B067A">
                <w:rPr>
                  <w:rFonts w:ascii="Times New Roman" w:hAnsi="Times New Roman" w:cs="Times New Roman"/>
                  <w:shd w:val="clear" w:color="auto" w:fill="FFFFFF"/>
                </w:rPr>
                <w:delText>7</w:delText>
              </w:r>
            </w:del>
            <w:r w:rsidRPr="00F4748A">
              <w:rPr>
                <w:rFonts w:ascii="Times New Roman" w:hAnsi="Times New Roman" w:cs="Times New Roman"/>
                <w:shd w:val="clear" w:color="auto" w:fill="FFFFFF"/>
              </w:rPr>
              <w:t xml:space="preserve"> - 1.1</w:t>
            </w:r>
            <w:ins w:id="465" w:author="Mohammad Nayeem Hasan" w:date="2023-01-13T02:42:00Z">
              <w:r w:rsidR="009B067A">
                <w:rPr>
                  <w:rFonts w:ascii="Times New Roman" w:hAnsi="Times New Roman" w:cs="Times New Roman"/>
                  <w:shd w:val="clear" w:color="auto" w:fill="FFFFFF"/>
                </w:rPr>
                <w:t>11</w:t>
              </w:r>
            </w:ins>
            <w:del w:id="466" w:author="Mohammad Nayeem Hasan" w:date="2023-01-13T02:42:00Z">
              <w:r w:rsidRPr="00F4748A" w:rsidDel="009B067A">
                <w:rPr>
                  <w:rFonts w:ascii="Times New Roman" w:hAnsi="Times New Roman" w:cs="Times New Roman"/>
                  <w:shd w:val="clear" w:color="auto" w:fill="FFFFFF"/>
                </w:rPr>
                <w:delText>01</w:delText>
              </w:r>
            </w:del>
          </w:p>
        </w:tc>
        <w:tc>
          <w:tcPr>
            <w:tcW w:w="1276" w:type="dxa"/>
          </w:tcPr>
          <w:p w14:paraId="56A79F54" w14:textId="77777777"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&lt;0.001 ***</w:t>
            </w:r>
          </w:p>
        </w:tc>
      </w:tr>
      <w:tr w:rsidR="000706DF" w:rsidRPr="00BA7E40" w14:paraId="376DC1A5" w14:textId="77777777" w:rsidTr="005840F6">
        <w:tc>
          <w:tcPr>
            <w:tcW w:w="2017" w:type="dxa"/>
          </w:tcPr>
          <w:p w14:paraId="2697C8FB" w14:textId="77777777" w:rsidR="000706DF" w:rsidRPr="00BA7E40" w:rsidRDefault="000706DF" w:rsidP="000937B8">
            <w:pPr>
              <w:rPr>
                <w:rFonts w:ascii="Times New Roman" w:hAnsi="Times New Roman" w:cs="Times New Roman"/>
                <w:color w:val="000000"/>
              </w:rPr>
            </w:pPr>
            <w:r w:rsidRPr="00BA7E40">
              <w:rPr>
                <w:rFonts w:ascii="Times New Roman" w:hAnsi="Times New Roman" w:cs="Times New Roman"/>
                <w:color w:val="000000"/>
              </w:rPr>
              <w:t>Stringency index</w:t>
            </w:r>
          </w:p>
        </w:tc>
        <w:tc>
          <w:tcPr>
            <w:tcW w:w="1102" w:type="dxa"/>
          </w:tcPr>
          <w:p w14:paraId="2806088C" w14:textId="6785881F"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0.88</w:t>
            </w:r>
            <w:ins w:id="467" w:author="Mohammad Nayeem Hasan" w:date="2023-01-10T21:09:00Z">
              <w:r w:rsidR="00B634F8">
                <w:rPr>
                  <w:rFonts w:ascii="Times New Roman" w:hAnsi="Times New Roman" w:cs="Times New Roman"/>
                  <w:shd w:val="clear" w:color="auto" w:fill="FFFFFF"/>
                </w:rPr>
                <w:t>0</w:t>
              </w:r>
            </w:ins>
            <w:del w:id="468" w:author="Mohammad Nayeem Hasan" w:date="2023-01-10T21:09:00Z">
              <w:r w:rsidDel="00B634F8">
                <w:rPr>
                  <w:rFonts w:ascii="Times New Roman" w:hAnsi="Times New Roman" w:cs="Times New Roman"/>
                  <w:shd w:val="clear" w:color="auto" w:fill="FFFFFF"/>
                </w:rPr>
                <w:delText>9</w:delText>
              </w:r>
            </w:del>
          </w:p>
        </w:tc>
        <w:tc>
          <w:tcPr>
            <w:tcW w:w="1701" w:type="dxa"/>
          </w:tcPr>
          <w:p w14:paraId="0A82A1A7" w14:textId="4AAD3BB5" w:rsidR="000706DF" w:rsidRPr="00F4748A" w:rsidRDefault="000706DF" w:rsidP="000937B8">
            <w:pPr>
              <w:tabs>
                <w:tab w:val="left" w:pos="940"/>
              </w:tabs>
              <w:rPr>
                <w:rFonts w:ascii="Times New Roman" w:hAnsi="Times New Roman" w:cs="Times New Roman"/>
                <w:shd w:val="clear" w:color="auto" w:fill="FFFFFF"/>
              </w:rPr>
            </w:pPr>
            <w:r w:rsidRPr="00F4748A">
              <w:rPr>
                <w:rFonts w:ascii="Times New Roman" w:hAnsi="Times New Roman" w:cs="Times New Roman"/>
                <w:shd w:val="clear" w:color="auto" w:fill="FFFFFF"/>
              </w:rPr>
              <w:t>0.8</w:t>
            </w:r>
            <w:ins w:id="469" w:author="Mohammad Nayeem Hasan" w:date="2023-01-10T21:08:00Z">
              <w:r w:rsidR="00B634F8">
                <w:rPr>
                  <w:rFonts w:ascii="Times New Roman" w:hAnsi="Times New Roman" w:cs="Times New Roman"/>
                  <w:shd w:val="clear" w:color="auto" w:fill="FFFFFF"/>
                </w:rPr>
                <w:t>67</w:t>
              </w:r>
            </w:ins>
            <w:del w:id="470" w:author="Mohammad Nayeem Hasan" w:date="2023-01-10T21:08:00Z">
              <w:r w:rsidRPr="00F4748A" w:rsidDel="00B634F8">
                <w:rPr>
                  <w:rFonts w:ascii="Times New Roman" w:hAnsi="Times New Roman" w:cs="Times New Roman"/>
                  <w:shd w:val="clear" w:color="auto" w:fill="FFFFFF"/>
                </w:rPr>
                <w:delText>7</w:delText>
              </w:r>
              <w:r w:rsidDel="00B634F8">
                <w:rPr>
                  <w:rFonts w:ascii="Times New Roman" w:hAnsi="Times New Roman" w:cs="Times New Roman"/>
                  <w:shd w:val="clear" w:color="auto" w:fill="FFFFFF"/>
                </w:rPr>
                <w:delText>7</w:delText>
              </w:r>
            </w:del>
            <w:r w:rsidRPr="00F4748A">
              <w:rPr>
                <w:rFonts w:ascii="Times New Roman" w:hAnsi="Times New Roman" w:cs="Times New Roman"/>
                <w:shd w:val="clear" w:color="auto" w:fill="FFFFFF"/>
              </w:rPr>
              <w:t xml:space="preserve"> - 0.</w:t>
            </w:r>
            <w:ins w:id="471" w:author="Mohammad Nayeem Hasan" w:date="2023-01-10T21:09:00Z">
              <w:r w:rsidR="00B634F8">
                <w:rPr>
                  <w:rFonts w:ascii="Times New Roman" w:hAnsi="Times New Roman" w:cs="Times New Roman"/>
                  <w:shd w:val="clear" w:color="auto" w:fill="FFFFFF"/>
                </w:rPr>
                <w:t>893</w:t>
              </w:r>
            </w:ins>
            <w:del w:id="472" w:author="Mohammad Nayeem Hasan" w:date="2023-01-10T21:09:00Z">
              <w:r w:rsidRPr="00F4748A" w:rsidDel="00B634F8">
                <w:rPr>
                  <w:rFonts w:ascii="Times New Roman" w:hAnsi="Times New Roman" w:cs="Times New Roman"/>
                  <w:shd w:val="clear" w:color="auto" w:fill="FFFFFF"/>
                </w:rPr>
                <w:delText>90</w:delText>
              </w:r>
              <w:r w:rsidDel="00B634F8">
                <w:rPr>
                  <w:rFonts w:ascii="Times New Roman" w:hAnsi="Times New Roman" w:cs="Times New Roman"/>
                  <w:shd w:val="clear" w:color="auto" w:fill="FFFFFF"/>
                </w:rPr>
                <w:delText>2</w:delText>
              </w:r>
            </w:del>
          </w:p>
        </w:tc>
        <w:tc>
          <w:tcPr>
            <w:tcW w:w="993" w:type="dxa"/>
          </w:tcPr>
          <w:p w14:paraId="50803F63" w14:textId="77777777"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&lt;0.001 ***</w:t>
            </w:r>
          </w:p>
        </w:tc>
        <w:tc>
          <w:tcPr>
            <w:tcW w:w="1134" w:type="dxa"/>
          </w:tcPr>
          <w:p w14:paraId="630C89E3" w14:textId="0508DC97"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1.1</w:t>
            </w:r>
            <w:ins w:id="473" w:author="Mohammad Nayeem Hasan" w:date="2023-01-10T21:54:00Z">
              <w:r w:rsidR="00F435BE">
                <w:rPr>
                  <w:rFonts w:ascii="Times New Roman" w:hAnsi="Times New Roman" w:cs="Times New Roman"/>
                  <w:shd w:val="clear" w:color="auto" w:fill="FFFFFF"/>
                </w:rPr>
                <w:t>32</w:t>
              </w:r>
            </w:ins>
            <w:del w:id="474" w:author="Mohammad Nayeem Hasan" w:date="2023-01-10T21:53:00Z">
              <w:r w:rsidDel="00F435BE">
                <w:rPr>
                  <w:rFonts w:ascii="Times New Roman" w:hAnsi="Times New Roman" w:cs="Times New Roman"/>
                  <w:shd w:val="clear" w:color="auto" w:fill="FFFFFF"/>
                </w:rPr>
                <w:delText>29</w:delText>
              </w:r>
            </w:del>
          </w:p>
        </w:tc>
        <w:tc>
          <w:tcPr>
            <w:tcW w:w="1559" w:type="dxa"/>
          </w:tcPr>
          <w:p w14:paraId="7312A9E5" w14:textId="1EF8C4D3"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1.</w:t>
            </w:r>
            <w:r>
              <w:rPr>
                <w:rFonts w:ascii="Times New Roman" w:hAnsi="Times New Roman" w:cs="Times New Roman"/>
                <w:shd w:val="clear" w:color="auto" w:fill="FFFFFF"/>
              </w:rPr>
              <w:t>11</w:t>
            </w:r>
            <w:ins w:id="475" w:author="Mohammad Nayeem Hasan" w:date="2023-01-13T02:42:00Z">
              <w:r w:rsidR="009B067A">
                <w:rPr>
                  <w:rFonts w:ascii="Times New Roman" w:hAnsi="Times New Roman" w:cs="Times New Roman"/>
                  <w:shd w:val="clear" w:color="auto" w:fill="FFFFFF"/>
                </w:rPr>
                <w:t>8</w:t>
              </w:r>
            </w:ins>
            <w:del w:id="476" w:author="Mohammad Nayeem Hasan" w:date="2023-01-13T02:42:00Z">
              <w:r w:rsidDel="009B067A">
                <w:rPr>
                  <w:rFonts w:ascii="Times New Roman" w:hAnsi="Times New Roman" w:cs="Times New Roman"/>
                  <w:shd w:val="clear" w:color="auto" w:fill="FFFFFF"/>
                </w:rPr>
                <w:delText>6</w:delText>
              </w:r>
            </w:del>
            <w:r w:rsidRPr="00F4748A">
              <w:rPr>
                <w:rFonts w:ascii="Times New Roman" w:hAnsi="Times New Roman" w:cs="Times New Roman"/>
                <w:shd w:val="clear" w:color="auto" w:fill="FFFFFF"/>
              </w:rPr>
              <w:t xml:space="preserve"> - 1.1</w:t>
            </w:r>
            <w:r>
              <w:rPr>
                <w:rFonts w:ascii="Times New Roman" w:hAnsi="Times New Roman" w:cs="Times New Roman"/>
                <w:shd w:val="clear" w:color="auto" w:fill="FFFFFF"/>
              </w:rPr>
              <w:t>4</w:t>
            </w:r>
            <w:ins w:id="477" w:author="Mohammad Nayeem Hasan" w:date="2023-01-13T02:42:00Z">
              <w:r w:rsidR="009B067A">
                <w:rPr>
                  <w:rFonts w:ascii="Times New Roman" w:hAnsi="Times New Roman" w:cs="Times New Roman"/>
                  <w:shd w:val="clear" w:color="auto" w:fill="FFFFFF"/>
                </w:rPr>
                <w:t>5</w:t>
              </w:r>
            </w:ins>
            <w:del w:id="478" w:author="Mohammad Nayeem Hasan" w:date="2023-01-13T02:42:00Z">
              <w:r w:rsidDel="009B067A">
                <w:rPr>
                  <w:rFonts w:ascii="Times New Roman" w:hAnsi="Times New Roman" w:cs="Times New Roman"/>
                  <w:shd w:val="clear" w:color="auto" w:fill="FFFFFF"/>
                </w:rPr>
                <w:delText>3</w:delText>
              </w:r>
            </w:del>
          </w:p>
        </w:tc>
        <w:tc>
          <w:tcPr>
            <w:tcW w:w="1276" w:type="dxa"/>
          </w:tcPr>
          <w:p w14:paraId="2E0CADA1" w14:textId="77777777"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&lt;0.001 ***</w:t>
            </w:r>
          </w:p>
        </w:tc>
      </w:tr>
      <w:tr w:rsidR="000706DF" w:rsidRPr="00BA7E40" w14:paraId="22FBB3F8" w14:textId="77777777" w:rsidTr="005840F6">
        <w:tc>
          <w:tcPr>
            <w:tcW w:w="2017" w:type="dxa"/>
          </w:tcPr>
          <w:p w14:paraId="08AAADB6" w14:textId="77777777" w:rsidR="000706DF" w:rsidRPr="00BA7E40" w:rsidRDefault="000706DF" w:rsidP="000937B8">
            <w:pPr>
              <w:rPr>
                <w:rFonts w:ascii="Times New Roman" w:hAnsi="Times New Roman" w:cs="Times New Roman"/>
                <w:color w:val="1C1C1C"/>
                <w:shd w:val="clear" w:color="auto" w:fill="FFFFFF"/>
              </w:rPr>
            </w:pPr>
            <w:r w:rsidRPr="00BA7E40">
              <w:rPr>
                <w:rFonts w:ascii="Times New Roman" w:hAnsi="Times New Roman" w:cs="Times New Roman"/>
                <w:color w:val="1C1C1C"/>
                <w:shd w:val="clear" w:color="auto" w:fill="FFFFFF"/>
              </w:rPr>
              <w:t>Weeks</w:t>
            </w:r>
          </w:p>
        </w:tc>
        <w:tc>
          <w:tcPr>
            <w:tcW w:w="1102" w:type="dxa"/>
          </w:tcPr>
          <w:p w14:paraId="16D6DFA2" w14:textId="226425BE"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1.</w:t>
            </w:r>
            <w:ins w:id="479" w:author="Mohammad Nayeem Hasan" w:date="2023-01-10T21:10:00Z">
              <w:r w:rsidR="004B705C">
                <w:rPr>
                  <w:rFonts w:ascii="Times New Roman" w:hAnsi="Times New Roman" w:cs="Times New Roman"/>
                  <w:shd w:val="clear" w:color="auto" w:fill="FFFFFF"/>
                </w:rPr>
                <w:t>100</w:t>
              </w:r>
            </w:ins>
            <w:del w:id="480" w:author="Mohammad Nayeem Hasan" w:date="2023-01-10T21:09:00Z">
              <w:r w:rsidRPr="00F4748A" w:rsidDel="004B705C">
                <w:rPr>
                  <w:rFonts w:ascii="Times New Roman" w:hAnsi="Times New Roman" w:cs="Times New Roman"/>
                  <w:shd w:val="clear" w:color="auto" w:fill="FFFFFF"/>
                </w:rPr>
                <w:delText>0</w:delText>
              </w:r>
              <w:r w:rsidDel="004B705C">
                <w:rPr>
                  <w:rFonts w:ascii="Times New Roman" w:hAnsi="Times New Roman" w:cs="Times New Roman"/>
                  <w:shd w:val="clear" w:color="auto" w:fill="FFFFFF"/>
                </w:rPr>
                <w:delText>79</w:delText>
              </w:r>
            </w:del>
          </w:p>
        </w:tc>
        <w:tc>
          <w:tcPr>
            <w:tcW w:w="1701" w:type="dxa"/>
          </w:tcPr>
          <w:p w14:paraId="4C4E0C63" w14:textId="5BC56C5D"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1.</w:t>
            </w:r>
            <w:r>
              <w:rPr>
                <w:rFonts w:ascii="Times New Roman" w:hAnsi="Times New Roman" w:cs="Times New Roman"/>
                <w:shd w:val="clear" w:color="auto" w:fill="FFFFFF"/>
              </w:rPr>
              <w:t>0</w:t>
            </w:r>
            <w:ins w:id="481" w:author="Mohammad Nayeem Hasan" w:date="2023-01-10T21:08:00Z">
              <w:r w:rsidR="00B634F8">
                <w:rPr>
                  <w:rFonts w:ascii="Times New Roman" w:hAnsi="Times New Roman" w:cs="Times New Roman"/>
                  <w:shd w:val="clear" w:color="auto" w:fill="FFFFFF"/>
                </w:rPr>
                <w:t>44</w:t>
              </w:r>
            </w:ins>
            <w:del w:id="482" w:author="Mohammad Nayeem Hasan" w:date="2023-01-10T21:08:00Z">
              <w:r w:rsidDel="00B634F8">
                <w:rPr>
                  <w:rFonts w:ascii="Times New Roman" w:hAnsi="Times New Roman" w:cs="Times New Roman"/>
                  <w:shd w:val="clear" w:color="auto" w:fill="FFFFFF"/>
                </w:rPr>
                <w:delText>31</w:delText>
              </w:r>
            </w:del>
            <w:r w:rsidRPr="00F4748A">
              <w:rPr>
                <w:rFonts w:ascii="Times New Roman" w:hAnsi="Times New Roman" w:cs="Times New Roman"/>
                <w:shd w:val="clear" w:color="auto" w:fill="FFFFFF"/>
              </w:rPr>
              <w:t xml:space="preserve"> - 1.1</w:t>
            </w:r>
            <w:ins w:id="483" w:author="Mohammad Nayeem Hasan" w:date="2023-01-10T21:09:00Z">
              <w:r w:rsidR="00B634F8">
                <w:rPr>
                  <w:rFonts w:ascii="Times New Roman" w:hAnsi="Times New Roman" w:cs="Times New Roman"/>
                  <w:shd w:val="clear" w:color="auto" w:fill="FFFFFF"/>
                </w:rPr>
                <w:t>58</w:t>
              </w:r>
            </w:ins>
            <w:del w:id="484" w:author="Mohammad Nayeem Hasan" w:date="2023-01-10T21:09:00Z">
              <w:r w:rsidDel="00B634F8">
                <w:rPr>
                  <w:rFonts w:ascii="Times New Roman" w:hAnsi="Times New Roman" w:cs="Times New Roman"/>
                  <w:shd w:val="clear" w:color="auto" w:fill="FFFFFF"/>
                </w:rPr>
                <w:delText>29</w:delText>
              </w:r>
            </w:del>
          </w:p>
        </w:tc>
        <w:tc>
          <w:tcPr>
            <w:tcW w:w="993" w:type="dxa"/>
          </w:tcPr>
          <w:p w14:paraId="693E1731" w14:textId="77777777" w:rsidR="000706DF" w:rsidRPr="00F4748A" w:rsidRDefault="000706DF" w:rsidP="000937B8">
            <w:pPr>
              <w:rPr>
                <w:rFonts w:ascii="Times New Roman" w:hAnsi="Times New Roman" w:cs="Times New Roman"/>
                <w:shd w:val="clear" w:color="auto" w:fill="FFFFFF"/>
              </w:rPr>
            </w:pPr>
            <w:r>
              <w:rPr>
                <w:rFonts w:ascii="Times New Roman" w:hAnsi="Times New Roman" w:cs="Times New Roman"/>
                <w:shd w:val="clear" w:color="auto" w:fill="FFFFFF"/>
              </w:rPr>
              <w:t>&lt;</w:t>
            </w:r>
            <w:r w:rsidRPr="00F4748A">
              <w:rPr>
                <w:rFonts w:ascii="Times New Roman" w:hAnsi="Times New Roman" w:cs="Times New Roman"/>
                <w:shd w:val="clear" w:color="auto" w:fill="FFFFFF"/>
              </w:rPr>
              <w:t>0.0</w:t>
            </w:r>
            <w:r>
              <w:rPr>
                <w:rFonts w:ascii="Times New Roman" w:hAnsi="Times New Roman" w:cs="Times New Roman"/>
                <w:shd w:val="clear" w:color="auto" w:fill="FFFFFF"/>
              </w:rPr>
              <w:t>01</w:t>
            </w:r>
            <w:r w:rsidRPr="00F4748A">
              <w:rPr>
                <w:rFonts w:ascii="Times New Roman" w:hAnsi="Times New Roman" w:cs="Times New Roman"/>
                <w:shd w:val="clear" w:color="auto" w:fill="FFFFFF"/>
              </w:rPr>
              <w:t xml:space="preserve"> *</w:t>
            </w:r>
            <w:r>
              <w:rPr>
                <w:rFonts w:ascii="Times New Roman" w:hAnsi="Times New Roman" w:cs="Times New Roman"/>
                <w:shd w:val="clear" w:color="auto" w:fill="FFFFFF"/>
              </w:rPr>
              <w:t>**</w:t>
            </w:r>
          </w:p>
        </w:tc>
        <w:tc>
          <w:tcPr>
            <w:tcW w:w="1134" w:type="dxa"/>
          </w:tcPr>
          <w:p w14:paraId="0E0C9BDB" w14:textId="0965005D"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1.</w:t>
            </w:r>
            <w:r>
              <w:rPr>
                <w:rFonts w:ascii="Times New Roman" w:hAnsi="Times New Roman" w:cs="Times New Roman"/>
                <w:shd w:val="clear" w:color="auto" w:fill="FFFFFF"/>
              </w:rPr>
              <w:t>1</w:t>
            </w:r>
            <w:ins w:id="485" w:author="Mohammad Nayeem Hasan" w:date="2023-01-10T21:54:00Z">
              <w:r w:rsidR="00F435BE">
                <w:rPr>
                  <w:rFonts w:ascii="Times New Roman" w:hAnsi="Times New Roman" w:cs="Times New Roman"/>
                  <w:shd w:val="clear" w:color="auto" w:fill="FFFFFF"/>
                </w:rPr>
                <w:t>56</w:t>
              </w:r>
            </w:ins>
            <w:del w:id="486" w:author="Mohammad Nayeem Hasan" w:date="2023-01-10T21:54:00Z">
              <w:r w:rsidDel="00F435BE">
                <w:rPr>
                  <w:rFonts w:ascii="Times New Roman" w:hAnsi="Times New Roman" w:cs="Times New Roman"/>
                  <w:shd w:val="clear" w:color="auto" w:fill="FFFFFF"/>
                </w:rPr>
                <w:delText>36</w:delText>
              </w:r>
            </w:del>
          </w:p>
        </w:tc>
        <w:tc>
          <w:tcPr>
            <w:tcW w:w="1559" w:type="dxa"/>
          </w:tcPr>
          <w:p w14:paraId="14C3C700" w14:textId="1F7282A2"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1.1</w:t>
            </w:r>
            <w:ins w:id="487" w:author="Mohammad Nayeem Hasan" w:date="2023-01-13T02:42:00Z">
              <w:r w:rsidR="009B067A">
                <w:rPr>
                  <w:rFonts w:ascii="Times New Roman" w:hAnsi="Times New Roman" w:cs="Times New Roman"/>
                  <w:shd w:val="clear" w:color="auto" w:fill="FFFFFF"/>
                </w:rPr>
                <w:t>24</w:t>
              </w:r>
            </w:ins>
            <w:del w:id="488" w:author="Mohammad Nayeem Hasan" w:date="2023-01-13T02:42:00Z">
              <w:r w:rsidDel="009B067A">
                <w:rPr>
                  <w:rFonts w:ascii="Times New Roman" w:hAnsi="Times New Roman" w:cs="Times New Roman"/>
                  <w:shd w:val="clear" w:color="auto" w:fill="FFFFFF"/>
                </w:rPr>
                <w:delText>09</w:delText>
              </w:r>
            </w:del>
            <w:r w:rsidRPr="00F4748A">
              <w:rPr>
                <w:rFonts w:ascii="Times New Roman" w:hAnsi="Times New Roman" w:cs="Times New Roman"/>
                <w:shd w:val="clear" w:color="auto" w:fill="FFFFFF"/>
              </w:rPr>
              <w:t xml:space="preserve"> - 1.</w:t>
            </w:r>
            <w:r>
              <w:rPr>
                <w:rFonts w:ascii="Times New Roman" w:hAnsi="Times New Roman" w:cs="Times New Roman"/>
                <w:shd w:val="clear" w:color="auto" w:fill="FFFFFF"/>
              </w:rPr>
              <w:t>1</w:t>
            </w:r>
            <w:ins w:id="489" w:author="Mohammad Nayeem Hasan" w:date="2023-01-13T02:42:00Z">
              <w:r w:rsidR="009B067A">
                <w:rPr>
                  <w:rFonts w:ascii="Times New Roman" w:hAnsi="Times New Roman" w:cs="Times New Roman"/>
                  <w:shd w:val="clear" w:color="auto" w:fill="FFFFFF"/>
                </w:rPr>
                <w:t>87</w:t>
              </w:r>
            </w:ins>
            <w:del w:id="490" w:author="Mohammad Nayeem Hasan" w:date="2023-01-13T02:42:00Z">
              <w:r w:rsidDel="009B067A">
                <w:rPr>
                  <w:rFonts w:ascii="Times New Roman" w:hAnsi="Times New Roman" w:cs="Times New Roman"/>
                  <w:shd w:val="clear" w:color="auto" w:fill="FFFFFF"/>
                </w:rPr>
                <w:delText>64</w:delText>
              </w:r>
            </w:del>
            <w:r w:rsidRPr="00F4748A">
              <w:rPr>
                <w:rFonts w:ascii="Times New Roman" w:hAnsi="Times New Roman" w:cs="Times New Roman"/>
                <w:shd w:val="clear" w:color="auto" w:fill="FFFFFF"/>
              </w:rPr>
              <w:t xml:space="preserve"> </w:t>
            </w:r>
          </w:p>
        </w:tc>
        <w:tc>
          <w:tcPr>
            <w:tcW w:w="1276" w:type="dxa"/>
          </w:tcPr>
          <w:p w14:paraId="35B60572" w14:textId="77777777"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&lt;0.001 ***</w:t>
            </w:r>
          </w:p>
        </w:tc>
      </w:tr>
      <w:tr w:rsidR="000706DF" w:rsidRPr="00BA7E40" w14:paraId="4F3B0230" w14:textId="77777777" w:rsidTr="005840F6">
        <w:tc>
          <w:tcPr>
            <w:tcW w:w="2017" w:type="dxa"/>
          </w:tcPr>
          <w:p w14:paraId="2D33E47F" w14:textId="77777777" w:rsidR="000706DF" w:rsidRPr="00BA7E40" w:rsidRDefault="000706DF" w:rsidP="000937B8">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Groups   Name</w:t>
            </w:r>
          </w:p>
        </w:tc>
        <w:tc>
          <w:tcPr>
            <w:tcW w:w="1102" w:type="dxa"/>
          </w:tcPr>
          <w:p w14:paraId="3AD1A6D7" w14:textId="77777777" w:rsidR="000706DF" w:rsidRPr="00BA7E40" w:rsidRDefault="000706DF" w:rsidP="000937B8">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Variance</w:t>
            </w:r>
          </w:p>
        </w:tc>
        <w:tc>
          <w:tcPr>
            <w:tcW w:w="1701" w:type="dxa"/>
          </w:tcPr>
          <w:p w14:paraId="17FA639E" w14:textId="77777777" w:rsidR="000706DF" w:rsidRPr="00BA7E40" w:rsidRDefault="000706DF" w:rsidP="000937B8">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Standard Deviation</w:t>
            </w:r>
          </w:p>
        </w:tc>
        <w:tc>
          <w:tcPr>
            <w:tcW w:w="993" w:type="dxa"/>
          </w:tcPr>
          <w:p w14:paraId="7BCC723F" w14:textId="77777777" w:rsidR="000706DF" w:rsidRPr="00BA7E40" w:rsidRDefault="000706DF" w:rsidP="000937B8">
            <w:pPr>
              <w:rPr>
                <w:rFonts w:ascii="Times New Roman" w:hAnsi="Times New Roman" w:cs="Times New Roman"/>
                <w:color w:val="1C1C1C"/>
                <w:shd w:val="clear" w:color="auto" w:fill="FFFFFF"/>
              </w:rPr>
            </w:pPr>
          </w:p>
        </w:tc>
        <w:tc>
          <w:tcPr>
            <w:tcW w:w="1134" w:type="dxa"/>
          </w:tcPr>
          <w:p w14:paraId="6D47D086" w14:textId="77777777" w:rsidR="000706DF" w:rsidRPr="00BA7E40" w:rsidRDefault="000706DF" w:rsidP="000937B8">
            <w:pPr>
              <w:rPr>
                <w:rFonts w:ascii="Times New Roman" w:hAnsi="Times New Roman" w:cs="Times New Roman"/>
                <w:color w:val="1C1C1C"/>
                <w:shd w:val="clear" w:color="auto" w:fill="FFFFFF"/>
              </w:rPr>
            </w:pPr>
            <w:r w:rsidRPr="00BA7E40">
              <w:rPr>
                <w:rFonts w:ascii="Times New Roman" w:hAnsi="Times New Roman" w:cs="Times New Roman"/>
                <w:b/>
                <w:color w:val="1C1C1C"/>
                <w:shd w:val="clear" w:color="auto" w:fill="FFFFFF"/>
              </w:rPr>
              <w:t>Variance</w:t>
            </w:r>
          </w:p>
        </w:tc>
        <w:tc>
          <w:tcPr>
            <w:tcW w:w="1559" w:type="dxa"/>
          </w:tcPr>
          <w:p w14:paraId="77178569" w14:textId="77777777" w:rsidR="000706DF" w:rsidRPr="00BA7E40" w:rsidRDefault="000706DF" w:rsidP="000937B8">
            <w:pPr>
              <w:rPr>
                <w:rFonts w:ascii="Times New Roman" w:hAnsi="Times New Roman" w:cs="Times New Roman"/>
                <w:color w:val="1C1C1C"/>
                <w:shd w:val="clear" w:color="auto" w:fill="FFFFFF"/>
              </w:rPr>
            </w:pPr>
            <w:r w:rsidRPr="00BA7E40">
              <w:rPr>
                <w:rFonts w:ascii="Times New Roman" w:hAnsi="Times New Roman" w:cs="Times New Roman"/>
                <w:b/>
                <w:color w:val="1C1C1C"/>
                <w:shd w:val="clear" w:color="auto" w:fill="FFFFFF"/>
              </w:rPr>
              <w:t>Standard Deviation</w:t>
            </w:r>
          </w:p>
        </w:tc>
        <w:tc>
          <w:tcPr>
            <w:tcW w:w="1276" w:type="dxa"/>
          </w:tcPr>
          <w:p w14:paraId="5C65FA2A" w14:textId="77777777" w:rsidR="000706DF" w:rsidRPr="00BA7E40" w:rsidRDefault="000706DF" w:rsidP="000937B8">
            <w:pPr>
              <w:rPr>
                <w:rFonts w:ascii="Times New Roman" w:hAnsi="Times New Roman" w:cs="Times New Roman"/>
                <w:color w:val="1C1C1C"/>
                <w:shd w:val="clear" w:color="auto" w:fill="FFFFFF"/>
              </w:rPr>
            </w:pPr>
          </w:p>
        </w:tc>
      </w:tr>
      <w:tr w:rsidR="000706DF" w:rsidRPr="00BA7E40" w14:paraId="07031D3B" w14:textId="77777777" w:rsidTr="005840F6">
        <w:tc>
          <w:tcPr>
            <w:tcW w:w="2017" w:type="dxa"/>
          </w:tcPr>
          <w:p w14:paraId="25CFB89E" w14:textId="77777777" w:rsidR="000706DF" w:rsidRPr="00BA7E40" w:rsidRDefault="000706DF" w:rsidP="000937B8">
            <w:pPr>
              <w:rPr>
                <w:rFonts w:ascii="Times New Roman" w:hAnsi="Times New Roman" w:cs="Times New Roman"/>
                <w:color w:val="1C1C1C"/>
                <w:shd w:val="clear" w:color="auto" w:fill="FFFFFF"/>
              </w:rPr>
            </w:pPr>
            <w:r w:rsidRPr="00BA7E40">
              <w:rPr>
                <w:rFonts w:ascii="Times New Roman" w:hAnsi="Times New Roman" w:cs="Times New Roman"/>
                <w:color w:val="1C1C1C"/>
                <w:shd w:val="clear" w:color="auto" w:fill="FFFFFF"/>
              </w:rPr>
              <w:t>Location (Intercept)</w:t>
            </w:r>
          </w:p>
        </w:tc>
        <w:tc>
          <w:tcPr>
            <w:tcW w:w="1102" w:type="dxa"/>
          </w:tcPr>
          <w:p w14:paraId="2CEA3C53" w14:textId="76563233" w:rsidR="000706DF" w:rsidRPr="00F4748A" w:rsidRDefault="000706DF" w:rsidP="000937B8">
            <w:pPr>
              <w:rPr>
                <w:rFonts w:ascii="Times New Roman" w:hAnsi="Times New Roman" w:cs="Times New Roman"/>
                <w:shd w:val="clear" w:color="auto" w:fill="FFFFFF"/>
              </w:rPr>
            </w:pPr>
            <w:r w:rsidRPr="00833009">
              <w:rPr>
                <w:rFonts w:ascii="Times New Roman" w:hAnsi="Times New Roman" w:cs="Times New Roman"/>
                <w:shd w:val="clear" w:color="auto" w:fill="FFFFFF"/>
              </w:rPr>
              <w:t>0.3</w:t>
            </w:r>
            <w:ins w:id="491" w:author="Mohammad Nayeem Hasan" w:date="2023-01-10T21:10:00Z">
              <w:r w:rsidR="00AB2059">
                <w:rPr>
                  <w:rFonts w:ascii="Times New Roman" w:hAnsi="Times New Roman" w:cs="Times New Roman"/>
                  <w:shd w:val="clear" w:color="auto" w:fill="FFFFFF"/>
                </w:rPr>
                <w:t>103</w:t>
              </w:r>
            </w:ins>
            <w:del w:id="492" w:author="Mohammad Nayeem Hasan" w:date="2023-01-10T21:10:00Z">
              <w:r w:rsidRPr="00833009" w:rsidDel="00AB2059">
                <w:rPr>
                  <w:rFonts w:ascii="Times New Roman" w:hAnsi="Times New Roman" w:cs="Times New Roman"/>
                  <w:shd w:val="clear" w:color="auto" w:fill="FFFFFF"/>
                </w:rPr>
                <w:delText>095</w:delText>
              </w:r>
            </w:del>
          </w:p>
        </w:tc>
        <w:tc>
          <w:tcPr>
            <w:tcW w:w="1701" w:type="dxa"/>
          </w:tcPr>
          <w:p w14:paraId="3118F519" w14:textId="298CB71F" w:rsidR="000706DF" w:rsidRPr="00F4748A" w:rsidRDefault="000706DF" w:rsidP="000937B8">
            <w:pPr>
              <w:rPr>
                <w:rFonts w:ascii="Times New Roman" w:hAnsi="Times New Roman" w:cs="Times New Roman"/>
                <w:shd w:val="clear" w:color="auto" w:fill="FFFFFF"/>
              </w:rPr>
            </w:pPr>
            <w:r w:rsidRPr="00833009">
              <w:rPr>
                <w:rFonts w:ascii="Times New Roman" w:hAnsi="Times New Roman" w:cs="Times New Roman"/>
                <w:shd w:val="clear" w:color="auto" w:fill="FFFFFF"/>
              </w:rPr>
              <w:t>0.55</w:t>
            </w:r>
            <w:ins w:id="493" w:author="Mohammad Nayeem Hasan" w:date="2023-01-10T21:11:00Z">
              <w:r w:rsidR="00AB2059">
                <w:rPr>
                  <w:rFonts w:ascii="Times New Roman" w:hAnsi="Times New Roman" w:cs="Times New Roman"/>
                  <w:shd w:val="clear" w:color="auto" w:fill="FFFFFF"/>
                </w:rPr>
                <w:t>71</w:t>
              </w:r>
            </w:ins>
            <w:del w:id="494" w:author="Mohammad Nayeem Hasan" w:date="2023-01-10T21:11:00Z">
              <w:r w:rsidRPr="00833009" w:rsidDel="00AB2059">
                <w:rPr>
                  <w:rFonts w:ascii="Times New Roman" w:hAnsi="Times New Roman" w:cs="Times New Roman"/>
                  <w:shd w:val="clear" w:color="auto" w:fill="FFFFFF"/>
                </w:rPr>
                <w:delText>64</w:delText>
              </w:r>
            </w:del>
          </w:p>
        </w:tc>
        <w:tc>
          <w:tcPr>
            <w:tcW w:w="993" w:type="dxa"/>
          </w:tcPr>
          <w:p w14:paraId="257F9BB9" w14:textId="77777777" w:rsidR="000706DF" w:rsidRPr="00F4748A" w:rsidRDefault="000706DF" w:rsidP="000937B8">
            <w:pPr>
              <w:rPr>
                <w:rFonts w:ascii="Times New Roman" w:hAnsi="Times New Roman" w:cs="Times New Roman"/>
                <w:shd w:val="clear" w:color="auto" w:fill="FFFFFF"/>
              </w:rPr>
            </w:pPr>
          </w:p>
        </w:tc>
        <w:tc>
          <w:tcPr>
            <w:tcW w:w="1134" w:type="dxa"/>
          </w:tcPr>
          <w:p w14:paraId="2B85C14E" w14:textId="3108AB05"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0.0</w:t>
            </w:r>
            <w:ins w:id="495" w:author="Mohammad Nayeem Hasan" w:date="2023-01-10T21:54:00Z">
              <w:r w:rsidR="00F435BE">
                <w:rPr>
                  <w:rFonts w:ascii="Times New Roman" w:hAnsi="Times New Roman" w:cs="Times New Roman"/>
                  <w:shd w:val="clear" w:color="auto" w:fill="FFFFFF"/>
                </w:rPr>
                <w:t>1998</w:t>
              </w:r>
            </w:ins>
            <w:del w:id="496" w:author="Mohammad Nayeem Hasan" w:date="2023-01-10T21:54:00Z">
              <w:r w:rsidRPr="00F4748A" w:rsidDel="00F435BE">
                <w:rPr>
                  <w:rFonts w:ascii="Times New Roman" w:hAnsi="Times New Roman" w:cs="Times New Roman"/>
                  <w:shd w:val="clear" w:color="auto" w:fill="FFFFFF"/>
                </w:rPr>
                <w:delText>2476</w:delText>
              </w:r>
            </w:del>
          </w:p>
        </w:tc>
        <w:tc>
          <w:tcPr>
            <w:tcW w:w="1559" w:type="dxa"/>
          </w:tcPr>
          <w:p w14:paraId="4555908C" w14:textId="5A1C4B60"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0.1</w:t>
            </w:r>
            <w:ins w:id="497" w:author="Mohammad Nayeem Hasan" w:date="2023-01-10T21:54:00Z">
              <w:r w:rsidR="00F435BE">
                <w:rPr>
                  <w:rFonts w:ascii="Times New Roman" w:hAnsi="Times New Roman" w:cs="Times New Roman"/>
                  <w:shd w:val="clear" w:color="auto" w:fill="FFFFFF"/>
                </w:rPr>
                <w:t>414</w:t>
              </w:r>
            </w:ins>
            <w:del w:id="498" w:author="Mohammad Nayeem Hasan" w:date="2023-01-10T21:54:00Z">
              <w:r w:rsidRPr="00F4748A" w:rsidDel="00F435BE">
                <w:rPr>
                  <w:rFonts w:ascii="Times New Roman" w:hAnsi="Times New Roman" w:cs="Times New Roman"/>
                  <w:shd w:val="clear" w:color="auto" w:fill="FFFFFF"/>
                </w:rPr>
                <w:delText>573</w:delText>
              </w:r>
            </w:del>
          </w:p>
        </w:tc>
        <w:tc>
          <w:tcPr>
            <w:tcW w:w="1276" w:type="dxa"/>
          </w:tcPr>
          <w:p w14:paraId="7E972213" w14:textId="77777777" w:rsidR="000706DF" w:rsidRPr="00BA7E40" w:rsidRDefault="000706DF" w:rsidP="000937B8">
            <w:pPr>
              <w:rPr>
                <w:rFonts w:ascii="Times New Roman" w:hAnsi="Times New Roman" w:cs="Times New Roman"/>
                <w:color w:val="1C1C1C"/>
                <w:shd w:val="clear" w:color="auto" w:fill="FFFFFF"/>
              </w:rPr>
            </w:pPr>
          </w:p>
        </w:tc>
      </w:tr>
      <w:tr w:rsidR="000706DF" w:rsidRPr="00BA7E40" w14:paraId="14A9405D" w14:textId="77777777" w:rsidTr="005840F6">
        <w:tc>
          <w:tcPr>
            <w:tcW w:w="2017" w:type="dxa"/>
          </w:tcPr>
          <w:p w14:paraId="1D850A52" w14:textId="77777777" w:rsidR="000706DF" w:rsidRPr="00BA7E40" w:rsidRDefault="000706DF" w:rsidP="000937B8">
            <w:pPr>
              <w:rPr>
                <w:rFonts w:ascii="Times New Roman" w:hAnsi="Times New Roman" w:cs="Times New Roman"/>
                <w:color w:val="1C1C1C"/>
                <w:shd w:val="clear" w:color="auto" w:fill="FFFFFF"/>
              </w:rPr>
            </w:pPr>
            <w:r w:rsidRPr="00BA7E40">
              <w:rPr>
                <w:rFonts w:ascii="Times New Roman" w:hAnsi="Times New Roman" w:cs="Times New Roman"/>
                <w:color w:val="1C1C1C"/>
                <w:shd w:val="clear" w:color="auto" w:fill="FFFFFF"/>
              </w:rPr>
              <w:t>Weeks (Intercept)</w:t>
            </w:r>
          </w:p>
        </w:tc>
        <w:tc>
          <w:tcPr>
            <w:tcW w:w="1102" w:type="dxa"/>
          </w:tcPr>
          <w:p w14:paraId="13E9B3E0" w14:textId="734CA4EF" w:rsidR="000706DF" w:rsidRPr="00F4748A" w:rsidRDefault="000706DF" w:rsidP="000937B8">
            <w:pPr>
              <w:rPr>
                <w:rFonts w:ascii="Times New Roman" w:hAnsi="Times New Roman" w:cs="Times New Roman"/>
                <w:shd w:val="clear" w:color="auto" w:fill="FFFFFF"/>
              </w:rPr>
            </w:pPr>
            <w:r w:rsidRPr="00833009">
              <w:rPr>
                <w:rFonts w:ascii="Times New Roman" w:hAnsi="Times New Roman" w:cs="Times New Roman"/>
                <w:shd w:val="clear" w:color="auto" w:fill="FFFFFF"/>
              </w:rPr>
              <w:t>0.04</w:t>
            </w:r>
            <w:ins w:id="499" w:author="Mohammad Nayeem Hasan" w:date="2023-01-10T21:10:00Z">
              <w:r w:rsidR="00AB2059">
                <w:rPr>
                  <w:rFonts w:ascii="Times New Roman" w:hAnsi="Times New Roman" w:cs="Times New Roman"/>
                  <w:shd w:val="clear" w:color="auto" w:fill="FFFFFF"/>
                </w:rPr>
                <w:t>78</w:t>
              </w:r>
            </w:ins>
            <w:del w:id="500" w:author="Mohammad Nayeem Hasan" w:date="2023-01-10T21:10:00Z">
              <w:r w:rsidRPr="00833009" w:rsidDel="00AB2059">
                <w:rPr>
                  <w:rFonts w:ascii="Times New Roman" w:hAnsi="Times New Roman" w:cs="Times New Roman"/>
                  <w:shd w:val="clear" w:color="auto" w:fill="FFFFFF"/>
                </w:rPr>
                <w:delText>59</w:delText>
              </w:r>
            </w:del>
          </w:p>
        </w:tc>
        <w:tc>
          <w:tcPr>
            <w:tcW w:w="1701" w:type="dxa"/>
          </w:tcPr>
          <w:p w14:paraId="07A641D0" w14:textId="2881DD7D" w:rsidR="000706DF" w:rsidRPr="00F4748A" w:rsidRDefault="000706DF" w:rsidP="000937B8">
            <w:pPr>
              <w:rPr>
                <w:rFonts w:ascii="Times New Roman" w:hAnsi="Times New Roman" w:cs="Times New Roman"/>
                <w:shd w:val="clear" w:color="auto" w:fill="FFFFFF"/>
              </w:rPr>
            </w:pPr>
            <w:r w:rsidRPr="00833009">
              <w:rPr>
                <w:rFonts w:ascii="Times New Roman" w:hAnsi="Times New Roman" w:cs="Times New Roman"/>
                <w:shd w:val="clear" w:color="auto" w:fill="FFFFFF"/>
              </w:rPr>
              <w:t>0.21</w:t>
            </w:r>
            <w:ins w:id="501" w:author="Mohammad Nayeem Hasan" w:date="2023-01-10T21:11:00Z">
              <w:r w:rsidR="00AB2059">
                <w:rPr>
                  <w:rFonts w:ascii="Times New Roman" w:hAnsi="Times New Roman" w:cs="Times New Roman"/>
                  <w:shd w:val="clear" w:color="auto" w:fill="FFFFFF"/>
                </w:rPr>
                <w:t>86</w:t>
              </w:r>
            </w:ins>
            <w:del w:id="502" w:author="Mohammad Nayeem Hasan" w:date="2023-01-10T21:11:00Z">
              <w:r w:rsidRPr="00833009" w:rsidDel="00AB2059">
                <w:rPr>
                  <w:rFonts w:ascii="Times New Roman" w:hAnsi="Times New Roman" w:cs="Times New Roman"/>
                  <w:shd w:val="clear" w:color="auto" w:fill="FFFFFF"/>
                </w:rPr>
                <w:delText>42</w:delText>
              </w:r>
            </w:del>
          </w:p>
        </w:tc>
        <w:tc>
          <w:tcPr>
            <w:tcW w:w="993" w:type="dxa"/>
          </w:tcPr>
          <w:p w14:paraId="10378D33" w14:textId="77777777" w:rsidR="000706DF" w:rsidRPr="00F4748A" w:rsidRDefault="000706DF" w:rsidP="000937B8">
            <w:pPr>
              <w:rPr>
                <w:rFonts w:ascii="Times New Roman" w:hAnsi="Times New Roman" w:cs="Times New Roman"/>
                <w:shd w:val="clear" w:color="auto" w:fill="FFFFFF"/>
              </w:rPr>
            </w:pPr>
          </w:p>
        </w:tc>
        <w:tc>
          <w:tcPr>
            <w:tcW w:w="1134" w:type="dxa"/>
          </w:tcPr>
          <w:p w14:paraId="3E309FB1" w14:textId="27E131F7"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0.0</w:t>
            </w:r>
            <w:ins w:id="503" w:author="Mohammad Nayeem Hasan" w:date="2023-01-10T21:54:00Z">
              <w:r w:rsidR="00F435BE">
                <w:rPr>
                  <w:rFonts w:ascii="Times New Roman" w:hAnsi="Times New Roman" w:cs="Times New Roman"/>
                  <w:shd w:val="clear" w:color="auto" w:fill="FFFFFF"/>
                </w:rPr>
                <w:t>1055</w:t>
              </w:r>
            </w:ins>
            <w:del w:id="504" w:author="Mohammad Nayeem Hasan" w:date="2023-01-10T21:54:00Z">
              <w:r w:rsidRPr="00F4748A" w:rsidDel="00F435BE">
                <w:rPr>
                  <w:rFonts w:ascii="Times New Roman" w:hAnsi="Times New Roman" w:cs="Times New Roman"/>
                  <w:shd w:val="clear" w:color="auto" w:fill="FFFFFF"/>
                </w:rPr>
                <w:delText>2000</w:delText>
              </w:r>
            </w:del>
          </w:p>
        </w:tc>
        <w:tc>
          <w:tcPr>
            <w:tcW w:w="1559" w:type="dxa"/>
          </w:tcPr>
          <w:p w14:paraId="6A6B0BAF" w14:textId="78F6CAD7"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0.1</w:t>
            </w:r>
            <w:ins w:id="505" w:author="Mohammad Nayeem Hasan" w:date="2023-01-10T21:54:00Z">
              <w:r w:rsidR="00F435BE">
                <w:rPr>
                  <w:rFonts w:ascii="Times New Roman" w:hAnsi="Times New Roman" w:cs="Times New Roman"/>
                  <w:shd w:val="clear" w:color="auto" w:fill="FFFFFF"/>
                </w:rPr>
                <w:t>027</w:t>
              </w:r>
            </w:ins>
            <w:del w:id="506" w:author="Mohammad Nayeem Hasan" w:date="2023-01-10T21:54:00Z">
              <w:r w:rsidRPr="00F4748A" w:rsidDel="00F435BE">
                <w:rPr>
                  <w:rFonts w:ascii="Times New Roman" w:hAnsi="Times New Roman" w:cs="Times New Roman"/>
                  <w:shd w:val="clear" w:color="auto" w:fill="FFFFFF"/>
                </w:rPr>
                <w:delText>414</w:delText>
              </w:r>
            </w:del>
          </w:p>
        </w:tc>
        <w:tc>
          <w:tcPr>
            <w:tcW w:w="1276" w:type="dxa"/>
          </w:tcPr>
          <w:p w14:paraId="27AC363B" w14:textId="77777777" w:rsidR="000706DF" w:rsidRPr="00BA7E40" w:rsidRDefault="000706DF" w:rsidP="000937B8">
            <w:pPr>
              <w:rPr>
                <w:rFonts w:ascii="Times New Roman" w:hAnsi="Times New Roman" w:cs="Times New Roman"/>
                <w:color w:val="1C1C1C"/>
                <w:shd w:val="clear" w:color="auto" w:fill="FFFFFF"/>
              </w:rPr>
            </w:pPr>
          </w:p>
        </w:tc>
      </w:tr>
      <w:tr w:rsidR="000706DF" w:rsidRPr="00BA7E40" w14:paraId="60880DAE" w14:textId="77777777" w:rsidTr="005840F6">
        <w:tc>
          <w:tcPr>
            <w:tcW w:w="2017" w:type="dxa"/>
          </w:tcPr>
          <w:p w14:paraId="3C16FBD7" w14:textId="77777777" w:rsidR="000706DF" w:rsidRPr="00BA7E40" w:rsidRDefault="000706DF" w:rsidP="000937B8">
            <w:pPr>
              <w:rPr>
                <w:rFonts w:ascii="Times New Roman" w:hAnsi="Times New Roman" w:cs="Times New Roman"/>
                <w:color w:val="1C1C1C"/>
                <w:shd w:val="clear" w:color="auto" w:fill="FFFFFF"/>
              </w:rPr>
            </w:pPr>
          </w:p>
        </w:tc>
        <w:tc>
          <w:tcPr>
            <w:tcW w:w="1102" w:type="dxa"/>
          </w:tcPr>
          <w:p w14:paraId="58C82897" w14:textId="77777777" w:rsidR="000706DF" w:rsidRPr="00BA7E40" w:rsidRDefault="000706DF" w:rsidP="000937B8">
            <w:pPr>
              <w:rPr>
                <w:rFonts w:ascii="Times New Roman" w:hAnsi="Times New Roman" w:cs="Times New Roman"/>
                <w:color w:val="1C1C1C"/>
                <w:shd w:val="clear" w:color="auto" w:fill="FFFFFF"/>
              </w:rPr>
            </w:pPr>
          </w:p>
        </w:tc>
        <w:tc>
          <w:tcPr>
            <w:tcW w:w="1701" w:type="dxa"/>
          </w:tcPr>
          <w:p w14:paraId="11CA1F9F" w14:textId="77777777" w:rsidR="000706DF" w:rsidRPr="00BA7E40" w:rsidRDefault="000706DF" w:rsidP="000937B8">
            <w:pPr>
              <w:rPr>
                <w:rFonts w:ascii="Times New Roman" w:hAnsi="Times New Roman" w:cs="Times New Roman"/>
                <w:color w:val="1C1C1C"/>
                <w:shd w:val="clear" w:color="auto" w:fill="FFFFFF"/>
              </w:rPr>
            </w:pPr>
          </w:p>
        </w:tc>
        <w:tc>
          <w:tcPr>
            <w:tcW w:w="993" w:type="dxa"/>
          </w:tcPr>
          <w:p w14:paraId="122BC66B" w14:textId="77777777" w:rsidR="000706DF" w:rsidRPr="00BA7E40" w:rsidRDefault="000706DF" w:rsidP="000937B8">
            <w:pPr>
              <w:rPr>
                <w:rFonts w:ascii="Times New Roman" w:hAnsi="Times New Roman" w:cs="Times New Roman"/>
                <w:color w:val="1C1C1C"/>
                <w:shd w:val="clear" w:color="auto" w:fill="FFFFFF"/>
              </w:rPr>
            </w:pPr>
          </w:p>
        </w:tc>
        <w:tc>
          <w:tcPr>
            <w:tcW w:w="1134" w:type="dxa"/>
          </w:tcPr>
          <w:p w14:paraId="3467BE6E" w14:textId="77777777" w:rsidR="000706DF" w:rsidRPr="00BA7E40" w:rsidRDefault="000706DF" w:rsidP="000937B8">
            <w:pPr>
              <w:rPr>
                <w:rFonts w:ascii="Times New Roman" w:hAnsi="Times New Roman" w:cs="Times New Roman"/>
                <w:color w:val="1C1C1C"/>
                <w:shd w:val="clear" w:color="auto" w:fill="FFFFFF"/>
              </w:rPr>
            </w:pPr>
          </w:p>
        </w:tc>
        <w:tc>
          <w:tcPr>
            <w:tcW w:w="1559" w:type="dxa"/>
          </w:tcPr>
          <w:p w14:paraId="0B014759" w14:textId="77777777" w:rsidR="000706DF" w:rsidRPr="00BA7E40" w:rsidRDefault="000706DF" w:rsidP="000937B8">
            <w:pPr>
              <w:rPr>
                <w:rFonts w:ascii="Times New Roman" w:hAnsi="Times New Roman" w:cs="Times New Roman"/>
                <w:color w:val="1C1C1C"/>
                <w:shd w:val="clear" w:color="auto" w:fill="FFFFFF"/>
              </w:rPr>
            </w:pPr>
          </w:p>
        </w:tc>
        <w:tc>
          <w:tcPr>
            <w:tcW w:w="1276" w:type="dxa"/>
          </w:tcPr>
          <w:p w14:paraId="4B1ADC73" w14:textId="77777777" w:rsidR="000706DF" w:rsidRPr="00BA7E40" w:rsidRDefault="000706DF" w:rsidP="000937B8">
            <w:pPr>
              <w:rPr>
                <w:rFonts w:ascii="Times New Roman" w:hAnsi="Times New Roman" w:cs="Times New Roman"/>
                <w:color w:val="1C1C1C"/>
                <w:shd w:val="clear" w:color="auto" w:fill="FFFFFF"/>
              </w:rPr>
            </w:pPr>
          </w:p>
        </w:tc>
      </w:tr>
      <w:tr w:rsidR="000706DF" w:rsidRPr="00BA7E40" w14:paraId="418E698B" w14:textId="77777777" w:rsidTr="005840F6">
        <w:tc>
          <w:tcPr>
            <w:tcW w:w="3119" w:type="dxa"/>
            <w:gridSpan w:val="2"/>
          </w:tcPr>
          <w:p w14:paraId="5E81A73F" w14:textId="77777777" w:rsidR="000706DF" w:rsidRPr="00BA7E40" w:rsidRDefault="000706DF" w:rsidP="000937B8">
            <w:pPr>
              <w:rPr>
                <w:rFonts w:ascii="Times New Roman" w:hAnsi="Times New Roman" w:cs="Times New Roman"/>
                <w:b/>
                <w:color w:val="1C1C1C"/>
                <w:shd w:val="clear" w:color="auto" w:fill="FFFFFF"/>
              </w:rPr>
            </w:pPr>
            <w:r>
              <w:rPr>
                <w:rFonts w:ascii="Times New Roman" w:hAnsi="Times New Roman" w:cs="Times New Roman"/>
                <w:b/>
                <w:color w:val="1C1C1C"/>
                <w:shd w:val="clear" w:color="auto" w:fill="FFFFFF"/>
              </w:rPr>
              <w:t>Akaike information criterion (AIC)</w:t>
            </w:r>
          </w:p>
          <w:p w14:paraId="2EFA1054" w14:textId="77777777" w:rsidR="000706DF" w:rsidRPr="00BA7E40" w:rsidRDefault="000706DF" w:rsidP="000937B8">
            <w:pPr>
              <w:rPr>
                <w:rFonts w:ascii="Times New Roman" w:hAnsi="Times New Roman" w:cs="Times New Roman"/>
                <w:color w:val="1C1C1C"/>
                <w:shd w:val="clear" w:color="auto" w:fill="FFFFFF"/>
              </w:rPr>
            </w:pPr>
          </w:p>
        </w:tc>
        <w:tc>
          <w:tcPr>
            <w:tcW w:w="2694" w:type="dxa"/>
            <w:gridSpan w:val="2"/>
            <w:vAlign w:val="center"/>
          </w:tcPr>
          <w:p w14:paraId="4A512455" w14:textId="43941435" w:rsidR="000706DF" w:rsidRPr="00F4748A" w:rsidRDefault="000706DF" w:rsidP="000937B8">
            <w:pPr>
              <w:rPr>
                <w:rFonts w:ascii="Times New Roman" w:hAnsi="Times New Roman" w:cs="Times New Roman"/>
                <w:shd w:val="clear" w:color="auto" w:fill="FFFFFF"/>
              </w:rPr>
            </w:pPr>
            <w:r w:rsidRPr="00264F55">
              <w:rPr>
                <w:rFonts w:ascii="Times New Roman" w:hAnsi="Times New Roman" w:cs="Times New Roman"/>
                <w:shd w:val="clear" w:color="auto" w:fill="FFFFFF"/>
              </w:rPr>
              <w:t>-17</w:t>
            </w:r>
            <w:ins w:id="507" w:author="Mohammad Nayeem Hasan" w:date="2023-01-10T21:24:00Z">
              <w:r w:rsidR="007C3AFD">
                <w:rPr>
                  <w:rFonts w:ascii="Times New Roman" w:hAnsi="Times New Roman" w:cs="Times New Roman"/>
                  <w:shd w:val="clear" w:color="auto" w:fill="FFFFFF"/>
                </w:rPr>
                <w:t>4928.6</w:t>
              </w:r>
            </w:ins>
            <w:del w:id="508" w:author="Mohammad Nayeem Hasan" w:date="2023-01-10T21:24:00Z">
              <w:r w:rsidRPr="00264F55" w:rsidDel="007C3AFD">
                <w:rPr>
                  <w:rFonts w:ascii="Times New Roman" w:hAnsi="Times New Roman" w:cs="Times New Roman"/>
                  <w:shd w:val="clear" w:color="auto" w:fill="FFFFFF"/>
                </w:rPr>
                <w:delText>5155.2</w:delText>
              </w:r>
            </w:del>
          </w:p>
        </w:tc>
        <w:tc>
          <w:tcPr>
            <w:tcW w:w="1134" w:type="dxa"/>
            <w:vAlign w:val="center"/>
          </w:tcPr>
          <w:p w14:paraId="25EBA51A" w14:textId="77777777" w:rsidR="000706DF" w:rsidRPr="00F4748A" w:rsidRDefault="000706DF" w:rsidP="000937B8">
            <w:pPr>
              <w:rPr>
                <w:rFonts w:ascii="Times New Roman" w:hAnsi="Times New Roman" w:cs="Times New Roman"/>
                <w:shd w:val="clear" w:color="auto" w:fill="FFFFFF"/>
              </w:rPr>
            </w:pPr>
          </w:p>
        </w:tc>
        <w:tc>
          <w:tcPr>
            <w:tcW w:w="2835" w:type="dxa"/>
            <w:gridSpan w:val="2"/>
            <w:vAlign w:val="center"/>
          </w:tcPr>
          <w:p w14:paraId="5C299037" w14:textId="0EDA35D3" w:rsidR="000706DF" w:rsidRPr="00F4748A" w:rsidRDefault="000706DF" w:rsidP="000937B8">
            <w:pPr>
              <w:rPr>
                <w:rFonts w:ascii="Times New Roman" w:hAnsi="Times New Roman" w:cs="Times New Roman"/>
                <w:shd w:val="clear" w:color="auto" w:fill="FFFFFF"/>
              </w:rPr>
            </w:pPr>
            <w:r w:rsidRPr="006F2C83">
              <w:rPr>
                <w:rFonts w:ascii="Times New Roman" w:hAnsi="Times New Roman" w:cs="Times New Roman"/>
                <w:shd w:val="clear" w:color="auto" w:fill="FFFFFF"/>
              </w:rPr>
              <w:t>-</w:t>
            </w:r>
            <w:ins w:id="509" w:author="Mohammad Nayeem Hasan" w:date="2023-01-10T21:54:00Z">
              <w:r w:rsidR="00F435BE">
                <w:rPr>
                  <w:rFonts w:ascii="Times New Roman" w:hAnsi="Times New Roman" w:cs="Times New Roman"/>
                  <w:shd w:val="clear" w:color="auto" w:fill="FFFFFF"/>
                </w:rPr>
                <w:t>30707.5</w:t>
              </w:r>
            </w:ins>
            <w:del w:id="510" w:author="Mohammad Nayeem Hasan" w:date="2023-01-10T21:54:00Z">
              <w:r w:rsidRPr="006F2C83" w:rsidDel="00F435BE">
                <w:rPr>
                  <w:rFonts w:ascii="Times New Roman" w:hAnsi="Times New Roman" w:cs="Times New Roman"/>
                  <w:shd w:val="clear" w:color="auto" w:fill="FFFFFF"/>
                </w:rPr>
                <w:delText>29653.</w:delText>
              </w:r>
              <w:r w:rsidDel="00F435BE">
                <w:rPr>
                  <w:rFonts w:ascii="Times New Roman" w:hAnsi="Times New Roman" w:cs="Times New Roman"/>
                  <w:shd w:val="clear" w:color="auto" w:fill="FFFFFF"/>
                </w:rPr>
                <w:delText>6</w:delText>
              </w:r>
            </w:del>
          </w:p>
        </w:tc>
      </w:tr>
      <w:tr w:rsidR="000706DF" w:rsidRPr="00BA7E40" w14:paraId="1E0D0F4F" w14:textId="77777777" w:rsidTr="005840F6">
        <w:tc>
          <w:tcPr>
            <w:tcW w:w="3119" w:type="dxa"/>
            <w:gridSpan w:val="2"/>
          </w:tcPr>
          <w:p w14:paraId="0F73D1FD" w14:textId="77777777" w:rsidR="000706DF" w:rsidRPr="00BA7E40" w:rsidRDefault="000706DF" w:rsidP="000937B8">
            <w:pPr>
              <w:rPr>
                <w:rFonts w:ascii="Times New Roman" w:hAnsi="Times New Roman" w:cs="Times New Roman"/>
                <w:b/>
                <w:color w:val="1C1C1C"/>
                <w:shd w:val="clear" w:color="auto" w:fill="FFFFFF"/>
              </w:rPr>
            </w:pPr>
            <w:r w:rsidRPr="00096A19">
              <w:rPr>
                <w:rFonts w:ascii="Times New Roman" w:hAnsi="Times New Roman" w:cs="Times New Roman"/>
                <w:b/>
                <w:bCs/>
                <w:color w:val="202124"/>
                <w:shd w:val="clear" w:color="auto" w:fill="FFFFFF"/>
              </w:rPr>
              <w:t>Bayesian Information Criterion</w:t>
            </w:r>
            <w:r w:rsidRPr="00096A19">
              <w:rPr>
                <w:rFonts w:ascii="Times New Roman" w:hAnsi="Times New Roman" w:cs="Times New Roman"/>
                <w:b/>
                <w:bCs/>
                <w:color w:val="1C1C1C"/>
                <w:shd w:val="clear" w:color="auto" w:fill="FFFFFF"/>
              </w:rPr>
              <w:t xml:space="preserve"> (BIC</w:t>
            </w:r>
            <w:r>
              <w:rPr>
                <w:rFonts w:ascii="Times New Roman" w:hAnsi="Times New Roman" w:cs="Times New Roman"/>
                <w:b/>
                <w:color w:val="1C1C1C"/>
                <w:shd w:val="clear" w:color="auto" w:fill="FFFFFF"/>
              </w:rPr>
              <w:t>)</w:t>
            </w:r>
          </w:p>
          <w:p w14:paraId="694B9E3D" w14:textId="77777777" w:rsidR="000706DF" w:rsidRPr="00BA7E40" w:rsidRDefault="000706DF" w:rsidP="000937B8">
            <w:pPr>
              <w:rPr>
                <w:rFonts w:ascii="Times New Roman" w:hAnsi="Times New Roman" w:cs="Times New Roman"/>
                <w:color w:val="1C1C1C"/>
                <w:shd w:val="clear" w:color="auto" w:fill="FFFFFF"/>
              </w:rPr>
            </w:pPr>
          </w:p>
        </w:tc>
        <w:tc>
          <w:tcPr>
            <w:tcW w:w="2694" w:type="dxa"/>
            <w:gridSpan w:val="2"/>
            <w:vAlign w:val="center"/>
          </w:tcPr>
          <w:p w14:paraId="1502875E" w14:textId="3B1F2427" w:rsidR="000706DF" w:rsidRPr="00F4748A" w:rsidRDefault="000706DF" w:rsidP="000937B8">
            <w:pPr>
              <w:rPr>
                <w:rFonts w:ascii="Times New Roman" w:hAnsi="Times New Roman" w:cs="Times New Roman"/>
                <w:shd w:val="clear" w:color="auto" w:fill="FFFFFF"/>
              </w:rPr>
            </w:pPr>
            <w:r w:rsidRPr="00264F55">
              <w:rPr>
                <w:rFonts w:ascii="Times New Roman" w:hAnsi="Times New Roman" w:cs="Times New Roman"/>
                <w:shd w:val="clear" w:color="auto" w:fill="FFFFFF"/>
              </w:rPr>
              <w:t>-17</w:t>
            </w:r>
            <w:ins w:id="511" w:author="Mohammad Nayeem Hasan" w:date="2023-01-10T21:24:00Z">
              <w:r w:rsidR="007C3AFD">
                <w:rPr>
                  <w:rFonts w:ascii="Times New Roman" w:hAnsi="Times New Roman" w:cs="Times New Roman"/>
                  <w:shd w:val="clear" w:color="auto" w:fill="FFFFFF"/>
                </w:rPr>
                <w:t>4826.5</w:t>
              </w:r>
            </w:ins>
            <w:del w:id="512" w:author="Mohammad Nayeem Hasan" w:date="2023-01-10T21:24:00Z">
              <w:r w:rsidRPr="00264F55" w:rsidDel="007C3AFD">
                <w:rPr>
                  <w:rFonts w:ascii="Times New Roman" w:hAnsi="Times New Roman" w:cs="Times New Roman"/>
                  <w:shd w:val="clear" w:color="auto" w:fill="FFFFFF"/>
                </w:rPr>
                <w:delText>5053</w:delText>
              </w:r>
              <w:r w:rsidDel="007C3AFD">
                <w:rPr>
                  <w:rFonts w:ascii="Times New Roman" w:hAnsi="Times New Roman" w:cs="Times New Roman"/>
                  <w:shd w:val="clear" w:color="auto" w:fill="FFFFFF"/>
                </w:rPr>
                <w:delText>.0</w:delText>
              </w:r>
            </w:del>
          </w:p>
        </w:tc>
        <w:tc>
          <w:tcPr>
            <w:tcW w:w="1134" w:type="dxa"/>
            <w:vAlign w:val="center"/>
          </w:tcPr>
          <w:p w14:paraId="1D0FE8A2" w14:textId="77777777" w:rsidR="000706DF" w:rsidRPr="00F4748A" w:rsidRDefault="000706DF" w:rsidP="000937B8">
            <w:pPr>
              <w:rPr>
                <w:rFonts w:ascii="Times New Roman" w:hAnsi="Times New Roman" w:cs="Times New Roman"/>
                <w:shd w:val="clear" w:color="auto" w:fill="FFFFFF"/>
              </w:rPr>
            </w:pPr>
          </w:p>
        </w:tc>
        <w:tc>
          <w:tcPr>
            <w:tcW w:w="2835" w:type="dxa"/>
            <w:gridSpan w:val="2"/>
            <w:vAlign w:val="center"/>
          </w:tcPr>
          <w:p w14:paraId="065C4D45" w14:textId="2013FFA8" w:rsidR="000706DF" w:rsidRPr="00F4748A" w:rsidRDefault="000706DF" w:rsidP="000937B8">
            <w:pPr>
              <w:rPr>
                <w:rFonts w:ascii="Times New Roman" w:hAnsi="Times New Roman" w:cs="Times New Roman"/>
                <w:shd w:val="clear" w:color="auto" w:fill="FFFFFF"/>
              </w:rPr>
            </w:pPr>
            <w:r w:rsidRPr="006F2C83">
              <w:rPr>
                <w:rFonts w:ascii="Times New Roman" w:hAnsi="Times New Roman" w:cs="Times New Roman"/>
                <w:shd w:val="clear" w:color="auto" w:fill="FFFFFF"/>
              </w:rPr>
              <w:t>-</w:t>
            </w:r>
            <w:ins w:id="513" w:author="Mohammad Nayeem Hasan" w:date="2023-01-10T21:55:00Z">
              <w:r w:rsidR="00F435BE">
                <w:rPr>
                  <w:rFonts w:ascii="Times New Roman" w:hAnsi="Times New Roman" w:cs="Times New Roman"/>
                  <w:shd w:val="clear" w:color="auto" w:fill="FFFFFF"/>
                </w:rPr>
                <w:t>30605.3</w:t>
              </w:r>
            </w:ins>
            <w:del w:id="514" w:author="Mohammad Nayeem Hasan" w:date="2023-01-10T21:55:00Z">
              <w:r w:rsidRPr="006F2C83" w:rsidDel="00F435BE">
                <w:rPr>
                  <w:rFonts w:ascii="Times New Roman" w:hAnsi="Times New Roman" w:cs="Times New Roman"/>
                  <w:shd w:val="clear" w:color="auto" w:fill="FFFFFF"/>
                </w:rPr>
                <w:delText>29551.</w:delText>
              </w:r>
              <w:r w:rsidDel="00F435BE">
                <w:rPr>
                  <w:rFonts w:ascii="Times New Roman" w:hAnsi="Times New Roman" w:cs="Times New Roman"/>
                  <w:shd w:val="clear" w:color="auto" w:fill="FFFFFF"/>
                </w:rPr>
                <w:delText>4</w:delText>
              </w:r>
            </w:del>
          </w:p>
        </w:tc>
      </w:tr>
      <w:tr w:rsidR="000706DF" w:rsidRPr="00BA7E40" w14:paraId="73781878" w14:textId="77777777" w:rsidTr="005840F6">
        <w:tc>
          <w:tcPr>
            <w:tcW w:w="3119" w:type="dxa"/>
            <w:gridSpan w:val="2"/>
          </w:tcPr>
          <w:p w14:paraId="761108DC" w14:textId="77777777" w:rsidR="000706DF" w:rsidRPr="00BA7E40" w:rsidRDefault="000706DF" w:rsidP="000937B8">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R</w:t>
            </w:r>
            <w:r>
              <w:rPr>
                <w:rFonts w:ascii="Times New Roman" w:hAnsi="Times New Roman" w:cs="Times New Roman"/>
                <w:b/>
                <w:color w:val="1C1C1C"/>
                <w:shd w:val="clear" w:color="auto" w:fill="FFFFFF"/>
              </w:rPr>
              <w:t xml:space="preserve">oot </w:t>
            </w:r>
            <w:r w:rsidRPr="00BA7E40">
              <w:rPr>
                <w:rFonts w:ascii="Times New Roman" w:hAnsi="Times New Roman" w:cs="Times New Roman"/>
                <w:b/>
                <w:color w:val="1C1C1C"/>
                <w:shd w:val="clear" w:color="auto" w:fill="FFFFFF"/>
              </w:rPr>
              <w:t>M</w:t>
            </w:r>
            <w:r>
              <w:rPr>
                <w:rFonts w:ascii="Times New Roman" w:hAnsi="Times New Roman" w:cs="Times New Roman"/>
                <w:b/>
                <w:color w:val="1C1C1C"/>
                <w:shd w:val="clear" w:color="auto" w:fill="FFFFFF"/>
              </w:rPr>
              <w:t xml:space="preserve">ean </w:t>
            </w:r>
            <w:r w:rsidRPr="00BA7E40">
              <w:rPr>
                <w:rFonts w:ascii="Times New Roman" w:hAnsi="Times New Roman" w:cs="Times New Roman"/>
                <w:b/>
                <w:color w:val="1C1C1C"/>
                <w:shd w:val="clear" w:color="auto" w:fill="FFFFFF"/>
              </w:rPr>
              <w:t>S</w:t>
            </w:r>
            <w:r>
              <w:rPr>
                <w:rFonts w:ascii="Times New Roman" w:hAnsi="Times New Roman" w:cs="Times New Roman"/>
                <w:b/>
                <w:color w:val="1C1C1C"/>
                <w:shd w:val="clear" w:color="auto" w:fill="FFFFFF"/>
              </w:rPr>
              <w:t xml:space="preserve">quare </w:t>
            </w:r>
            <w:r w:rsidRPr="00BA7E40">
              <w:rPr>
                <w:rFonts w:ascii="Times New Roman" w:hAnsi="Times New Roman" w:cs="Times New Roman"/>
                <w:b/>
                <w:color w:val="1C1C1C"/>
                <w:shd w:val="clear" w:color="auto" w:fill="FFFFFF"/>
              </w:rPr>
              <w:t>E</w:t>
            </w:r>
            <w:r>
              <w:rPr>
                <w:rFonts w:ascii="Times New Roman" w:hAnsi="Times New Roman" w:cs="Times New Roman"/>
                <w:b/>
                <w:color w:val="1C1C1C"/>
                <w:shd w:val="clear" w:color="auto" w:fill="FFFFFF"/>
              </w:rPr>
              <w:t>rror (RMSE)</w:t>
            </w:r>
          </w:p>
          <w:p w14:paraId="068DE4D9" w14:textId="77777777" w:rsidR="000706DF" w:rsidRPr="00BA7E40" w:rsidRDefault="000706DF" w:rsidP="000937B8">
            <w:pPr>
              <w:rPr>
                <w:rFonts w:ascii="Times New Roman" w:hAnsi="Times New Roman" w:cs="Times New Roman"/>
                <w:color w:val="1C1C1C"/>
                <w:shd w:val="clear" w:color="auto" w:fill="FFFFFF"/>
              </w:rPr>
            </w:pPr>
          </w:p>
        </w:tc>
        <w:tc>
          <w:tcPr>
            <w:tcW w:w="2694" w:type="dxa"/>
            <w:gridSpan w:val="2"/>
            <w:vAlign w:val="center"/>
          </w:tcPr>
          <w:p w14:paraId="0C91154D" w14:textId="77777777" w:rsidR="000706DF" w:rsidRPr="00F4748A" w:rsidRDefault="000706DF" w:rsidP="000937B8">
            <w:pPr>
              <w:rPr>
                <w:rFonts w:ascii="Times New Roman" w:hAnsi="Times New Roman" w:cs="Times New Roman"/>
                <w:b/>
                <w:shd w:val="clear" w:color="auto" w:fill="FFFFFF"/>
              </w:rPr>
            </w:pPr>
            <w:r w:rsidRPr="00F4748A">
              <w:rPr>
                <w:rFonts w:ascii="Times New Roman" w:hAnsi="Times New Roman" w:cs="Times New Roman"/>
                <w:shd w:val="clear" w:color="auto" w:fill="FFFFFF"/>
              </w:rPr>
              <w:t>0.0001</w:t>
            </w:r>
          </w:p>
          <w:p w14:paraId="34EAF4DA" w14:textId="77777777" w:rsidR="000706DF" w:rsidRPr="00F4748A" w:rsidRDefault="000706DF" w:rsidP="000937B8">
            <w:pPr>
              <w:rPr>
                <w:rFonts w:ascii="Times New Roman" w:hAnsi="Times New Roman" w:cs="Times New Roman"/>
                <w:shd w:val="clear" w:color="auto" w:fill="FFFFFF"/>
              </w:rPr>
            </w:pPr>
          </w:p>
        </w:tc>
        <w:tc>
          <w:tcPr>
            <w:tcW w:w="1134" w:type="dxa"/>
            <w:vAlign w:val="center"/>
          </w:tcPr>
          <w:p w14:paraId="34C02CC8" w14:textId="77777777" w:rsidR="000706DF" w:rsidRPr="00F4748A" w:rsidRDefault="000706DF" w:rsidP="000937B8">
            <w:pPr>
              <w:rPr>
                <w:rFonts w:ascii="Times New Roman" w:hAnsi="Times New Roman" w:cs="Times New Roman"/>
                <w:shd w:val="clear" w:color="auto" w:fill="FFFFFF"/>
              </w:rPr>
            </w:pPr>
          </w:p>
        </w:tc>
        <w:tc>
          <w:tcPr>
            <w:tcW w:w="2835" w:type="dxa"/>
            <w:gridSpan w:val="2"/>
            <w:vAlign w:val="center"/>
          </w:tcPr>
          <w:p w14:paraId="4B82C97A" w14:textId="41FE590D"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0.06</w:t>
            </w:r>
            <w:ins w:id="515" w:author="Mohammad Nayeem Hasan" w:date="2023-01-13T02:43:00Z">
              <w:r w:rsidR="009B067A">
                <w:rPr>
                  <w:rFonts w:ascii="Times New Roman" w:hAnsi="Times New Roman" w:cs="Times New Roman"/>
                  <w:shd w:val="clear" w:color="auto" w:fill="FFFFFF"/>
                </w:rPr>
                <w:t>2</w:t>
              </w:r>
            </w:ins>
            <w:del w:id="516" w:author="Mohammad Nayeem Hasan" w:date="2023-01-13T02:43:00Z">
              <w:r w:rsidRPr="00F4748A" w:rsidDel="009B067A">
                <w:rPr>
                  <w:rFonts w:ascii="Times New Roman" w:hAnsi="Times New Roman" w:cs="Times New Roman"/>
                  <w:shd w:val="clear" w:color="auto" w:fill="FFFFFF"/>
                </w:rPr>
                <w:delText>5</w:delText>
              </w:r>
            </w:del>
          </w:p>
        </w:tc>
      </w:tr>
      <w:tr w:rsidR="000706DF" w:rsidRPr="00BA7E40" w14:paraId="1F85B8B5" w14:textId="77777777" w:rsidTr="005840F6">
        <w:tc>
          <w:tcPr>
            <w:tcW w:w="3119" w:type="dxa"/>
            <w:gridSpan w:val="2"/>
          </w:tcPr>
          <w:p w14:paraId="614FBAEA" w14:textId="77777777" w:rsidR="000706DF" w:rsidRPr="00BA7E40" w:rsidRDefault="000706DF" w:rsidP="000937B8">
            <w:pPr>
              <w:rPr>
                <w:rFonts w:ascii="Times New Roman" w:hAnsi="Times New Roman" w:cs="Times New Roman"/>
                <w:color w:val="1C1C1C"/>
                <w:shd w:val="clear" w:color="auto" w:fill="FFFFFF"/>
              </w:rPr>
            </w:pPr>
            <w:r w:rsidRPr="00BA7E40">
              <w:rPr>
                <w:rFonts w:ascii="Times New Roman" w:hAnsi="Times New Roman" w:cs="Times New Roman"/>
                <w:b/>
                <w:color w:val="1C1C1C"/>
                <w:shd w:val="clear" w:color="auto" w:fill="FFFFFF"/>
              </w:rPr>
              <w:t xml:space="preserve">Conditional </w:t>
            </w:r>
            <w:r w:rsidRPr="00011AAF">
              <w:rPr>
                <w:rFonts w:ascii="Times New Roman" w:hAnsi="Times New Roman" w:cs="Times New Roman"/>
                <w:b/>
                <w:i/>
                <w:iCs/>
                <w:color w:val="1C1C1C"/>
                <w:shd w:val="clear" w:color="auto" w:fill="FFFFFF"/>
              </w:rPr>
              <w:t>R</w:t>
            </w:r>
            <w:r w:rsidRPr="00011AAF">
              <w:rPr>
                <w:rFonts w:ascii="Times New Roman" w:hAnsi="Times New Roman" w:cs="Times New Roman"/>
                <w:b/>
                <w:i/>
                <w:iCs/>
                <w:color w:val="1C1C1C"/>
                <w:shd w:val="clear" w:color="auto" w:fill="FFFFFF"/>
                <w:vertAlign w:val="superscript"/>
              </w:rPr>
              <w:t>2</w:t>
            </w:r>
          </w:p>
        </w:tc>
        <w:tc>
          <w:tcPr>
            <w:tcW w:w="2694" w:type="dxa"/>
            <w:gridSpan w:val="2"/>
            <w:vAlign w:val="center"/>
          </w:tcPr>
          <w:p w14:paraId="4AC27EA5" w14:textId="39EC48D1"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0.7</w:t>
            </w:r>
            <w:ins w:id="517" w:author="Mohammad Nayeem Hasan" w:date="2023-01-10T21:28:00Z">
              <w:r w:rsidR="007C3AFD">
                <w:rPr>
                  <w:rFonts w:ascii="Times New Roman" w:hAnsi="Times New Roman" w:cs="Times New Roman"/>
                  <w:shd w:val="clear" w:color="auto" w:fill="FFFFFF"/>
                </w:rPr>
                <w:t>88</w:t>
              </w:r>
            </w:ins>
            <w:del w:id="518" w:author="Mohammad Nayeem Hasan" w:date="2023-01-10T21:28:00Z">
              <w:r w:rsidRPr="00F4748A" w:rsidDel="007C3AFD">
                <w:rPr>
                  <w:rFonts w:ascii="Times New Roman" w:hAnsi="Times New Roman" w:cs="Times New Roman"/>
                  <w:shd w:val="clear" w:color="auto" w:fill="FFFFFF"/>
                </w:rPr>
                <w:delText>9</w:delText>
              </w:r>
              <w:r w:rsidDel="007C3AFD">
                <w:rPr>
                  <w:rFonts w:ascii="Times New Roman" w:hAnsi="Times New Roman" w:cs="Times New Roman"/>
                  <w:shd w:val="clear" w:color="auto" w:fill="FFFFFF"/>
                </w:rPr>
                <w:delText>3</w:delText>
              </w:r>
            </w:del>
          </w:p>
        </w:tc>
        <w:tc>
          <w:tcPr>
            <w:tcW w:w="1134" w:type="dxa"/>
            <w:vAlign w:val="center"/>
          </w:tcPr>
          <w:p w14:paraId="22815F67" w14:textId="77777777" w:rsidR="000706DF" w:rsidRPr="00F4748A" w:rsidRDefault="000706DF" w:rsidP="000937B8">
            <w:pPr>
              <w:rPr>
                <w:rFonts w:ascii="Times New Roman" w:hAnsi="Times New Roman" w:cs="Times New Roman"/>
                <w:shd w:val="clear" w:color="auto" w:fill="FFFFFF"/>
              </w:rPr>
            </w:pPr>
          </w:p>
        </w:tc>
        <w:tc>
          <w:tcPr>
            <w:tcW w:w="2835" w:type="dxa"/>
            <w:gridSpan w:val="2"/>
            <w:vAlign w:val="center"/>
          </w:tcPr>
          <w:p w14:paraId="5835B5A1" w14:textId="7EB1C50A"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0.5</w:t>
            </w:r>
            <w:ins w:id="519" w:author="Mohammad Nayeem Hasan" w:date="2023-01-10T21:59:00Z">
              <w:r w:rsidR="00692792">
                <w:rPr>
                  <w:rFonts w:ascii="Times New Roman" w:hAnsi="Times New Roman" w:cs="Times New Roman"/>
                  <w:shd w:val="clear" w:color="auto" w:fill="FFFFFF"/>
                </w:rPr>
                <w:t>13</w:t>
              </w:r>
            </w:ins>
            <w:del w:id="520" w:author="Mohammad Nayeem Hasan" w:date="2023-01-10T21:59:00Z">
              <w:r w:rsidDel="00692792">
                <w:rPr>
                  <w:rFonts w:ascii="Times New Roman" w:hAnsi="Times New Roman" w:cs="Times New Roman"/>
                  <w:shd w:val="clear" w:color="auto" w:fill="FFFFFF"/>
                </w:rPr>
                <w:delText>28</w:delText>
              </w:r>
            </w:del>
          </w:p>
        </w:tc>
      </w:tr>
      <w:tr w:rsidR="000706DF" w:rsidRPr="00BA7E40" w14:paraId="02D8EC0D" w14:textId="77777777" w:rsidTr="005840F6">
        <w:tc>
          <w:tcPr>
            <w:tcW w:w="3119" w:type="dxa"/>
            <w:gridSpan w:val="2"/>
          </w:tcPr>
          <w:p w14:paraId="680BBBB6" w14:textId="77777777" w:rsidR="000706DF" w:rsidRPr="00BA7E40" w:rsidRDefault="000706DF" w:rsidP="000937B8">
            <w:pPr>
              <w:rPr>
                <w:rFonts w:ascii="Times New Roman" w:hAnsi="Times New Roman" w:cs="Times New Roman"/>
                <w:color w:val="1C1C1C"/>
                <w:shd w:val="clear" w:color="auto" w:fill="FFFFFF"/>
              </w:rPr>
            </w:pPr>
            <w:r w:rsidRPr="00BA7E40">
              <w:rPr>
                <w:rFonts w:ascii="Times New Roman" w:hAnsi="Times New Roman" w:cs="Times New Roman"/>
                <w:b/>
                <w:color w:val="1C1C1C"/>
                <w:shd w:val="clear" w:color="auto" w:fill="FFFFFF"/>
              </w:rPr>
              <w:t xml:space="preserve">Marginal </w:t>
            </w:r>
            <w:r w:rsidRPr="00011AAF">
              <w:rPr>
                <w:rFonts w:ascii="Times New Roman" w:hAnsi="Times New Roman" w:cs="Times New Roman"/>
                <w:b/>
                <w:i/>
                <w:iCs/>
                <w:color w:val="1C1C1C"/>
                <w:shd w:val="clear" w:color="auto" w:fill="FFFFFF"/>
              </w:rPr>
              <w:t>R</w:t>
            </w:r>
            <w:r w:rsidRPr="00011AAF">
              <w:rPr>
                <w:rFonts w:ascii="Times New Roman" w:hAnsi="Times New Roman" w:cs="Times New Roman"/>
                <w:b/>
                <w:i/>
                <w:iCs/>
                <w:color w:val="1C1C1C"/>
                <w:shd w:val="clear" w:color="auto" w:fill="FFFFFF"/>
                <w:vertAlign w:val="superscript"/>
              </w:rPr>
              <w:t>2</w:t>
            </w:r>
          </w:p>
        </w:tc>
        <w:tc>
          <w:tcPr>
            <w:tcW w:w="2694" w:type="dxa"/>
            <w:gridSpan w:val="2"/>
            <w:vAlign w:val="center"/>
          </w:tcPr>
          <w:p w14:paraId="252D2BA8" w14:textId="22A5871A"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0.3</w:t>
            </w:r>
            <w:r>
              <w:rPr>
                <w:rFonts w:ascii="Times New Roman" w:hAnsi="Times New Roman" w:cs="Times New Roman"/>
                <w:shd w:val="clear" w:color="auto" w:fill="FFFFFF"/>
              </w:rPr>
              <w:t>3</w:t>
            </w:r>
            <w:ins w:id="521" w:author="Mohammad Nayeem Hasan" w:date="2023-01-10T21:28:00Z">
              <w:r w:rsidR="007C3AFD">
                <w:rPr>
                  <w:rFonts w:ascii="Times New Roman" w:hAnsi="Times New Roman" w:cs="Times New Roman"/>
                  <w:shd w:val="clear" w:color="auto" w:fill="FFFFFF"/>
                </w:rPr>
                <w:t>3</w:t>
              </w:r>
            </w:ins>
            <w:del w:id="522" w:author="Mohammad Nayeem Hasan" w:date="2023-01-10T21:28:00Z">
              <w:r w:rsidDel="007C3AFD">
                <w:rPr>
                  <w:rFonts w:ascii="Times New Roman" w:hAnsi="Times New Roman" w:cs="Times New Roman"/>
                  <w:shd w:val="clear" w:color="auto" w:fill="FFFFFF"/>
                </w:rPr>
                <w:delText>9</w:delText>
              </w:r>
            </w:del>
          </w:p>
        </w:tc>
        <w:tc>
          <w:tcPr>
            <w:tcW w:w="1134" w:type="dxa"/>
            <w:vAlign w:val="center"/>
          </w:tcPr>
          <w:p w14:paraId="50F08D25" w14:textId="77777777" w:rsidR="000706DF" w:rsidRPr="00F4748A" w:rsidRDefault="000706DF" w:rsidP="000937B8">
            <w:pPr>
              <w:rPr>
                <w:rFonts w:ascii="Times New Roman" w:hAnsi="Times New Roman" w:cs="Times New Roman"/>
                <w:shd w:val="clear" w:color="auto" w:fill="FFFFFF"/>
              </w:rPr>
            </w:pPr>
          </w:p>
        </w:tc>
        <w:tc>
          <w:tcPr>
            <w:tcW w:w="2835" w:type="dxa"/>
            <w:gridSpan w:val="2"/>
            <w:vAlign w:val="center"/>
          </w:tcPr>
          <w:p w14:paraId="3763985D" w14:textId="3F336623"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0.2</w:t>
            </w:r>
            <w:ins w:id="523" w:author="Mohammad Nayeem Hasan" w:date="2023-01-10T21:59:00Z">
              <w:r w:rsidR="00692792">
                <w:rPr>
                  <w:rFonts w:ascii="Times New Roman" w:hAnsi="Times New Roman" w:cs="Times New Roman"/>
                  <w:shd w:val="clear" w:color="auto" w:fill="FFFFFF"/>
                </w:rPr>
                <w:t>17</w:t>
              </w:r>
            </w:ins>
            <w:del w:id="524" w:author="Mohammad Nayeem Hasan" w:date="2023-01-10T21:59:00Z">
              <w:r w:rsidRPr="00F4748A" w:rsidDel="00692792">
                <w:rPr>
                  <w:rFonts w:ascii="Times New Roman" w:hAnsi="Times New Roman" w:cs="Times New Roman"/>
                  <w:shd w:val="clear" w:color="auto" w:fill="FFFFFF"/>
                </w:rPr>
                <w:delText>0</w:delText>
              </w:r>
              <w:r w:rsidDel="00692792">
                <w:rPr>
                  <w:rFonts w:ascii="Times New Roman" w:hAnsi="Times New Roman" w:cs="Times New Roman"/>
                  <w:shd w:val="clear" w:color="auto" w:fill="FFFFFF"/>
                </w:rPr>
                <w:delText>3</w:delText>
              </w:r>
            </w:del>
          </w:p>
        </w:tc>
      </w:tr>
      <w:tr w:rsidR="000706DF" w:rsidRPr="00BA7E40" w14:paraId="6399AD82" w14:textId="77777777" w:rsidTr="005840F6">
        <w:tc>
          <w:tcPr>
            <w:tcW w:w="3119" w:type="dxa"/>
            <w:gridSpan w:val="2"/>
          </w:tcPr>
          <w:p w14:paraId="56E44E0B" w14:textId="77777777" w:rsidR="000706DF" w:rsidRPr="00BA7E40" w:rsidRDefault="000706DF" w:rsidP="000937B8">
            <w:pPr>
              <w:rPr>
                <w:rFonts w:ascii="Times New Roman" w:hAnsi="Times New Roman" w:cs="Times New Roman"/>
                <w:color w:val="1C1C1C"/>
                <w:shd w:val="clear" w:color="auto" w:fill="FFFFFF"/>
              </w:rPr>
            </w:pPr>
            <w:r>
              <w:rPr>
                <w:rFonts w:ascii="Times New Roman" w:hAnsi="Times New Roman" w:cs="Times New Roman"/>
                <w:b/>
                <w:color w:val="1C1C1C"/>
                <w:shd w:val="clear" w:color="auto" w:fill="FFFFFF"/>
              </w:rPr>
              <w:t>Intraclass correlation (</w:t>
            </w:r>
            <w:r w:rsidRPr="00BA7E40">
              <w:rPr>
                <w:rFonts w:ascii="Times New Roman" w:hAnsi="Times New Roman" w:cs="Times New Roman"/>
                <w:b/>
                <w:color w:val="1C1C1C"/>
                <w:shd w:val="clear" w:color="auto" w:fill="FFFFFF"/>
              </w:rPr>
              <w:t>ICC</w:t>
            </w:r>
            <w:r>
              <w:rPr>
                <w:rFonts w:ascii="Times New Roman" w:hAnsi="Times New Roman" w:cs="Times New Roman"/>
                <w:b/>
                <w:color w:val="1C1C1C"/>
                <w:shd w:val="clear" w:color="auto" w:fill="FFFFFF"/>
              </w:rPr>
              <w:t>)</w:t>
            </w:r>
          </w:p>
        </w:tc>
        <w:tc>
          <w:tcPr>
            <w:tcW w:w="2694" w:type="dxa"/>
            <w:gridSpan w:val="2"/>
            <w:vAlign w:val="center"/>
          </w:tcPr>
          <w:p w14:paraId="0F92D2FE" w14:textId="43A6BD86"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0.68</w:t>
            </w:r>
            <w:ins w:id="525" w:author="Mohammad Nayeem Hasan" w:date="2023-01-10T21:28:00Z">
              <w:r w:rsidR="007C3AFD">
                <w:rPr>
                  <w:rFonts w:ascii="Times New Roman" w:hAnsi="Times New Roman" w:cs="Times New Roman"/>
                  <w:shd w:val="clear" w:color="auto" w:fill="FFFFFF"/>
                </w:rPr>
                <w:t>2</w:t>
              </w:r>
            </w:ins>
            <w:del w:id="526" w:author="Mohammad Nayeem Hasan" w:date="2023-01-10T21:28:00Z">
              <w:r w:rsidDel="007C3AFD">
                <w:rPr>
                  <w:rFonts w:ascii="Times New Roman" w:hAnsi="Times New Roman" w:cs="Times New Roman"/>
                  <w:shd w:val="clear" w:color="auto" w:fill="FFFFFF"/>
                </w:rPr>
                <w:delText>7</w:delText>
              </w:r>
            </w:del>
          </w:p>
        </w:tc>
        <w:tc>
          <w:tcPr>
            <w:tcW w:w="1134" w:type="dxa"/>
            <w:vAlign w:val="center"/>
          </w:tcPr>
          <w:p w14:paraId="0EB52056" w14:textId="77777777" w:rsidR="000706DF" w:rsidRPr="00F4748A" w:rsidRDefault="000706DF" w:rsidP="000937B8">
            <w:pPr>
              <w:rPr>
                <w:rFonts w:ascii="Times New Roman" w:hAnsi="Times New Roman" w:cs="Times New Roman"/>
                <w:shd w:val="clear" w:color="auto" w:fill="FFFFFF"/>
              </w:rPr>
            </w:pPr>
          </w:p>
        </w:tc>
        <w:tc>
          <w:tcPr>
            <w:tcW w:w="2835" w:type="dxa"/>
            <w:gridSpan w:val="2"/>
            <w:vAlign w:val="center"/>
          </w:tcPr>
          <w:p w14:paraId="55A63059" w14:textId="127302F1" w:rsidR="000706DF" w:rsidRPr="00F4748A" w:rsidRDefault="000706DF" w:rsidP="000937B8">
            <w:pPr>
              <w:rPr>
                <w:rFonts w:ascii="Times New Roman" w:hAnsi="Times New Roman" w:cs="Times New Roman"/>
                <w:shd w:val="clear" w:color="auto" w:fill="FFFFFF"/>
              </w:rPr>
            </w:pPr>
            <w:r w:rsidRPr="00F4748A">
              <w:rPr>
                <w:rFonts w:ascii="Times New Roman" w:hAnsi="Times New Roman" w:cs="Times New Roman"/>
                <w:shd w:val="clear" w:color="auto" w:fill="FFFFFF"/>
              </w:rPr>
              <w:t>0.</w:t>
            </w:r>
            <w:ins w:id="527" w:author="Mohammad Nayeem Hasan" w:date="2023-01-10T21:59:00Z">
              <w:r w:rsidR="00692792">
                <w:rPr>
                  <w:rFonts w:ascii="Times New Roman" w:hAnsi="Times New Roman" w:cs="Times New Roman"/>
                  <w:shd w:val="clear" w:color="auto" w:fill="FFFFFF"/>
                </w:rPr>
                <w:t>378</w:t>
              </w:r>
            </w:ins>
            <w:del w:id="528" w:author="Mohammad Nayeem Hasan" w:date="2023-01-10T21:59:00Z">
              <w:r w:rsidRPr="00F4748A" w:rsidDel="00692792">
                <w:rPr>
                  <w:rFonts w:ascii="Times New Roman" w:hAnsi="Times New Roman" w:cs="Times New Roman"/>
                  <w:shd w:val="clear" w:color="auto" w:fill="FFFFFF"/>
                </w:rPr>
                <w:delText>4</w:delText>
              </w:r>
              <w:r w:rsidDel="00692792">
                <w:rPr>
                  <w:rFonts w:ascii="Times New Roman" w:hAnsi="Times New Roman" w:cs="Times New Roman"/>
                  <w:shd w:val="clear" w:color="auto" w:fill="FFFFFF"/>
                </w:rPr>
                <w:delText>07</w:delText>
              </w:r>
            </w:del>
          </w:p>
        </w:tc>
      </w:tr>
    </w:tbl>
    <w:p w14:paraId="185294B2" w14:textId="77777777" w:rsidR="00B6497D" w:rsidRDefault="00B6497D" w:rsidP="00B6497D">
      <w:pPr>
        <w:rPr>
          <w:rFonts w:ascii="Times New Roman" w:hAnsi="Times New Roman" w:cs="Times New Roman"/>
        </w:rPr>
      </w:pPr>
    </w:p>
    <w:p w14:paraId="7F21C0F3" w14:textId="77777777" w:rsidR="004C2FB8" w:rsidRDefault="004C2FB8" w:rsidP="00E8439F">
      <w:pPr>
        <w:rPr>
          <w:rFonts w:ascii="Times New Roman" w:hAnsi="Times New Roman" w:cs="Times New Roman"/>
          <w:b/>
          <w:bCs/>
        </w:rPr>
      </w:pPr>
    </w:p>
    <w:p w14:paraId="00F25B68" w14:textId="281293F1" w:rsidR="00C83F73" w:rsidRPr="00BA7E40" w:rsidRDefault="00C83F73" w:rsidP="00C83F73">
      <w:pPr>
        <w:spacing w:after="0" w:line="480" w:lineRule="auto"/>
        <w:rPr>
          <w:rFonts w:ascii="Times New Roman" w:hAnsi="Times New Roman" w:cs="Times New Roman"/>
          <w:color w:val="000000" w:themeColor="text1"/>
          <w:shd w:val="clear" w:color="auto" w:fill="FFFFFF"/>
        </w:rPr>
      </w:pPr>
      <w:r w:rsidRPr="00BA7E40">
        <w:rPr>
          <w:rFonts w:ascii="Times New Roman" w:hAnsi="Times New Roman" w:cs="Times New Roman"/>
          <w:b/>
          <w:iCs/>
          <w:color w:val="000000" w:themeColor="text1"/>
        </w:rPr>
        <w:lastRenderedPageBreak/>
        <w:t>Table 3.</w:t>
      </w:r>
      <w:r w:rsidRPr="00BA7E40">
        <w:rPr>
          <w:rFonts w:ascii="Times New Roman" w:hAnsi="Times New Roman" w:cs="Times New Roman"/>
          <w:bCs/>
          <w:iCs/>
          <w:color w:val="000000" w:themeColor="text1"/>
        </w:rPr>
        <w:t xml:space="preserve"> The summary of Simple Exponential Smoothing (SES), Auto-Regressive Integrated Moving Average (ARIMA), Automatic forecasting time-series model (Prophet), Mann-Kendall (M-K)</w:t>
      </w:r>
      <w:r>
        <w:rPr>
          <w:rFonts w:ascii="Times New Roman" w:hAnsi="Times New Roman" w:cs="Times New Roman"/>
          <w:bCs/>
          <w:iCs/>
          <w:color w:val="000000" w:themeColor="text1"/>
        </w:rPr>
        <w:t>,</w:t>
      </w:r>
      <w:r w:rsidRPr="00BA7E40">
        <w:rPr>
          <w:rFonts w:ascii="Times New Roman" w:hAnsi="Times New Roman" w:cs="Times New Roman"/>
          <w:bCs/>
          <w:iCs/>
          <w:color w:val="000000" w:themeColor="text1"/>
        </w:rPr>
        <w:t xml:space="preserve"> trend and Sen’s slope analysis. The SES, ARIMA</w:t>
      </w:r>
      <w:r>
        <w:rPr>
          <w:rFonts w:ascii="Times New Roman" w:hAnsi="Times New Roman" w:cs="Times New Roman"/>
          <w:bCs/>
          <w:iCs/>
          <w:color w:val="000000" w:themeColor="text1"/>
        </w:rPr>
        <w:t>,</w:t>
      </w:r>
      <w:r w:rsidRPr="00BA7E40">
        <w:rPr>
          <w:rFonts w:ascii="Times New Roman" w:hAnsi="Times New Roman" w:cs="Times New Roman"/>
          <w:bCs/>
          <w:iCs/>
          <w:color w:val="000000" w:themeColor="text1"/>
        </w:rPr>
        <w:t xml:space="preserve"> and Prophet models used daily cumulative </w:t>
      </w:r>
      <w:r>
        <w:rPr>
          <w:rFonts w:ascii="Times New Roman" w:hAnsi="Times New Roman" w:cs="Times New Roman"/>
          <w:bCs/>
          <w:iCs/>
          <w:color w:val="000000" w:themeColor="text1"/>
        </w:rPr>
        <w:t xml:space="preserve">reported </w:t>
      </w:r>
      <w:r w:rsidRPr="00BA7E40">
        <w:rPr>
          <w:rFonts w:ascii="Times New Roman" w:hAnsi="Times New Roman" w:cs="Times New Roman"/>
          <w:bCs/>
          <w:iCs/>
          <w:color w:val="000000" w:themeColor="text1"/>
        </w:rPr>
        <w:t>case-fatality rat</w:t>
      </w:r>
      <w:r w:rsidR="00332215">
        <w:rPr>
          <w:rFonts w:ascii="Times New Roman" w:hAnsi="Times New Roman" w:cs="Times New Roman"/>
          <w:bCs/>
          <w:iCs/>
          <w:color w:val="000000" w:themeColor="text1"/>
        </w:rPr>
        <w:t>io</w:t>
      </w:r>
      <w:r w:rsidRPr="00BA7E40">
        <w:rPr>
          <w:rFonts w:ascii="Times New Roman" w:hAnsi="Times New Roman" w:cs="Times New Roman"/>
          <w:bCs/>
          <w:iCs/>
          <w:color w:val="000000" w:themeColor="text1"/>
        </w:rPr>
        <w:t xml:space="preserve"> (</w:t>
      </w:r>
      <w:proofErr w:type="spellStart"/>
      <w:r>
        <w:rPr>
          <w:rFonts w:ascii="Times New Roman" w:hAnsi="Times New Roman" w:cs="Times New Roman"/>
          <w:bCs/>
          <w:iCs/>
          <w:color w:val="000000" w:themeColor="text1"/>
        </w:rPr>
        <w:t>r</w:t>
      </w:r>
      <w:r w:rsidRPr="00BA7E40">
        <w:rPr>
          <w:rFonts w:ascii="Times New Roman" w:hAnsi="Times New Roman" w:cs="Times New Roman"/>
          <w:bCs/>
          <w:color w:val="000000" w:themeColor="text1"/>
        </w:rPr>
        <w:t>CFR</w:t>
      </w:r>
      <w:proofErr w:type="spellEnd"/>
      <w:r w:rsidRPr="00BA7E40">
        <w:rPr>
          <w:rFonts w:ascii="Times New Roman" w:hAnsi="Times New Roman" w:cs="Times New Roman"/>
          <w:bCs/>
          <w:color w:val="000000" w:themeColor="text1"/>
        </w:rPr>
        <w:t>)</w:t>
      </w:r>
      <w:r w:rsidRPr="00BA7E40">
        <w:rPr>
          <w:rFonts w:ascii="Times New Roman" w:hAnsi="Times New Roman" w:cs="Times New Roman"/>
          <w:bCs/>
          <w:iCs/>
          <w:color w:val="000000" w:themeColor="text1"/>
        </w:rPr>
        <w:t xml:space="preserve"> data.</w:t>
      </w:r>
    </w:p>
    <w:p w14:paraId="6CA94F57" w14:textId="77777777" w:rsidR="00C83F73" w:rsidRPr="00BA7E40" w:rsidRDefault="00C83F73" w:rsidP="00C83F73">
      <w:pPr>
        <w:spacing w:after="0" w:line="480" w:lineRule="auto"/>
        <w:rPr>
          <w:rFonts w:ascii="Times New Roman" w:hAnsi="Times New Roman" w:cs="Times New Roman"/>
          <w:bCs/>
          <w:iCs/>
          <w:color w:val="000000"/>
        </w:rPr>
      </w:pPr>
    </w:p>
    <w:tbl>
      <w:tblPr>
        <w:tblStyle w:val="TableGrid"/>
        <w:tblW w:w="5000" w:type="pct"/>
        <w:tblLayout w:type="fixed"/>
        <w:tblLook w:val="04A0" w:firstRow="1" w:lastRow="0" w:firstColumn="1" w:lastColumn="0" w:noHBand="0" w:noVBand="1"/>
      </w:tblPr>
      <w:tblGrid>
        <w:gridCol w:w="1884"/>
        <w:gridCol w:w="1206"/>
        <w:gridCol w:w="1143"/>
        <w:gridCol w:w="1230"/>
        <w:gridCol w:w="1228"/>
        <w:gridCol w:w="1230"/>
        <w:gridCol w:w="1095"/>
      </w:tblGrid>
      <w:tr w:rsidR="005455CD" w:rsidRPr="005455CD" w14:paraId="0235EABA" w14:textId="77777777" w:rsidTr="0060234A">
        <w:tc>
          <w:tcPr>
            <w:tcW w:w="1045" w:type="pct"/>
          </w:tcPr>
          <w:p w14:paraId="36559D0A" w14:textId="77777777" w:rsidR="00C83F73" w:rsidRPr="005455CD" w:rsidRDefault="00C83F73" w:rsidP="00820326">
            <w:pPr>
              <w:rPr>
                <w:rFonts w:ascii="Times New Roman" w:hAnsi="Times New Roman" w:cs="Times New Roman"/>
                <w:b/>
                <w:bCs/>
              </w:rPr>
            </w:pPr>
          </w:p>
        </w:tc>
        <w:tc>
          <w:tcPr>
            <w:tcW w:w="1985" w:type="pct"/>
            <w:gridSpan w:val="3"/>
          </w:tcPr>
          <w:p w14:paraId="0D766553" w14:textId="15A24B69" w:rsidR="00C83F73" w:rsidRPr="005455CD" w:rsidRDefault="00C83F73" w:rsidP="00820326">
            <w:pPr>
              <w:rPr>
                <w:rFonts w:ascii="Times New Roman" w:hAnsi="Times New Roman" w:cs="Times New Roman"/>
                <w:b/>
                <w:bCs/>
              </w:rPr>
            </w:pPr>
            <w:r w:rsidRPr="005455CD">
              <w:rPr>
                <w:rFonts w:ascii="Times New Roman" w:hAnsi="Times New Roman" w:cs="Times New Roman"/>
                <w:b/>
                <w:bCs/>
              </w:rPr>
              <w:t xml:space="preserve"> </w:t>
            </w:r>
            <w:r w:rsidRPr="005455CD">
              <w:rPr>
                <w:rFonts w:ascii="Times New Roman" w:hAnsi="Times New Roman" w:cs="Times New Roman"/>
                <w:b/>
                <w:shd w:val="clear" w:color="auto" w:fill="FFFFFF"/>
              </w:rPr>
              <w:t>Reported case-fatality rat</w:t>
            </w:r>
            <w:r w:rsidR="003D542A" w:rsidRPr="005455CD">
              <w:rPr>
                <w:rFonts w:ascii="Times New Roman" w:hAnsi="Times New Roman" w:cs="Times New Roman"/>
                <w:b/>
                <w:shd w:val="clear" w:color="auto" w:fill="FFFFFF"/>
              </w:rPr>
              <w:t>io</w:t>
            </w:r>
          </w:p>
        </w:tc>
        <w:tc>
          <w:tcPr>
            <w:tcW w:w="1970" w:type="pct"/>
            <w:gridSpan w:val="3"/>
          </w:tcPr>
          <w:p w14:paraId="1219C8B8" w14:textId="77777777" w:rsidR="00C83F73" w:rsidRPr="005455CD" w:rsidRDefault="00C83F73" w:rsidP="00820326">
            <w:pPr>
              <w:jc w:val="center"/>
              <w:rPr>
                <w:rFonts w:ascii="Times New Roman" w:hAnsi="Times New Roman" w:cs="Times New Roman"/>
                <w:b/>
                <w:bCs/>
              </w:rPr>
            </w:pPr>
            <w:r w:rsidRPr="005455CD">
              <w:rPr>
                <w:rFonts w:ascii="Times New Roman" w:hAnsi="Times New Roman" w:cs="Times New Roman"/>
                <w:b/>
                <w:shd w:val="clear" w:color="auto" w:fill="FFFFFF"/>
              </w:rPr>
              <w:t>Excess mortality</w:t>
            </w:r>
          </w:p>
        </w:tc>
      </w:tr>
      <w:tr w:rsidR="005455CD" w:rsidRPr="005455CD" w14:paraId="5CC3FBFA" w14:textId="77777777" w:rsidTr="0060234A">
        <w:tc>
          <w:tcPr>
            <w:tcW w:w="1045" w:type="pct"/>
          </w:tcPr>
          <w:p w14:paraId="697A97AB" w14:textId="77777777" w:rsidR="00C83F73" w:rsidRPr="005455CD" w:rsidRDefault="00C83F73" w:rsidP="00820326">
            <w:pPr>
              <w:rPr>
                <w:rFonts w:ascii="Times New Roman" w:hAnsi="Times New Roman" w:cs="Times New Roman"/>
                <w:b/>
                <w:bCs/>
              </w:rPr>
            </w:pPr>
            <w:r w:rsidRPr="005455CD">
              <w:rPr>
                <w:rFonts w:ascii="Times New Roman" w:hAnsi="Times New Roman" w:cs="Times New Roman"/>
                <w:b/>
                <w:bCs/>
              </w:rPr>
              <w:br w:type="page"/>
              <w:t xml:space="preserve">Method &amp; Period </w:t>
            </w:r>
          </w:p>
        </w:tc>
        <w:tc>
          <w:tcPr>
            <w:tcW w:w="669" w:type="pct"/>
          </w:tcPr>
          <w:p w14:paraId="1F195A82" w14:textId="77777777" w:rsidR="00C83F73" w:rsidRPr="005455CD" w:rsidRDefault="00C83F73" w:rsidP="00820326">
            <w:pPr>
              <w:rPr>
                <w:rFonts w:ascii="Times New Roman" w:hAnsi="Times New Roman" w:cs="Times New Roman"/>
                <w:b/>
                <w:bCs/>
                <w:i/>
                <w:iCs/>
              </w:rPr>
            </w:pPr>
            <w:r w:rsidRPr="005455CD">
              <w:rPr>
                <w:rFonts w:ascii="Times New Roman" w:hAnsi="Times New Roman" w:cs="Times New Roman"/>
                <w:b/>
                <w:bCs/>
                <w:i/>
                <w:iCs/>
              </w:rPr>
              <w:t>R</w:t>
            </w:r>
            <w:r w:rsidRPr="005455CD">
              <w:rPr>
                <w:rFonts w:ascii="Times New Roman" w:hAnsi="Times New Roman" w:cs="Times New Roman"/>
                <w:b/>
                <w:bCs/>
                <w:i/>
                <w:iCs/>
                <w:vertAlign w:val="superscript"/>
              </w:rPr>
              <w:t>2</w:t>
            </w:r>
          </w:p>
        </w:tc>
        <w:tc>
          <w:tcPr>
            <w:tcW w:w="634" w:type="pct"/>
          </w:tcPr>
          <w:p w14:paraId="2AB20079" w14:textId="77777777" w:rsidR="00C83F73" w:rsidRPr="005455CD" w:rsidRDefault="00C83F73" w:rsidP="00820326">
            <w:pPr>
              <w:rPr>
                <w:rFonts w:ascii="Times New Roman" w:hAnsi="Times New Roman" w:cs="Times New Roman"/>
                <w:b/>
                <w:bCs/>
              </w:rPr>
            </w:pPr>
            <w:r w:rsidRPr="005455CD">
              <w:rPr>
                <w:rFonts w:ascii="Times New Roman" w:hAnsi="Times New Roman" w:cs="Times New Roman"/>
                <w:b/>
                <w:bCs/>
              </w:rPr>
              <w:t>RMSE</w:t>
            </w:r>
          </w:p>
        </w:tc>
        <w:tc>
          <w:tcPr>
            <w:tcW w:w="682" w:type="pct"/>
          </w:tcPr>
          <w:p w14:paraId="09C8F43B" w14:textId="77777777" w:rsidR="00C83F73" w:rsidRPr="005455CD" w:rsidRDefault="00C83F73" w:rsidP="00820326">
            <w:pPr>
              <w:rPr>
                <w:rFonts w:ascii="Times New Roman" w:hAnsi="Times New Roman" w:cs="Times New Roman"/>
                <w:b/>
                <w:bCs/>
              </w:rPr>
            </w:pPr>
            <w:r w:rsidRPr="005455CD">
              <w:rPr>
                <w:rFonts w:ascii="Times New Roman" w:hAnsi="Times New Roman" w:cs="Times New Roman"/>
                <w:b/>
                <w:bCs/>
              </w:rPr>
              <w:t>MAE</w:t>
            </w:r>
          </w:p>
        </w:tc>
        <w:tc>
          <w:tcPr>
            <w:tcW w:w="681" w:type="pct"/>
          </w:tcPr>
          <w:p w14:paraId="7D4E3FD7" w14:textId="77777777" w:rsidR="00C83F73" w:rsidRPr="005455CD" w:rsidRDefault="00C83F73" w:rsidP="00820326">
            <w:pPr>
              <w:rPr>
                <w:rFonts w:ascii="Times New Roman" w:hAnsi="Times New Roman" w:cs="Times New Roman"/>
                <w:b/>
                <w:bCs/>
              </w:rPr>
            </w:pPr>
            <w:r w:rsidRPr="005455CD">
              <w:rPr>
                <w:rFonts w:ascii="Times New Roman" w:hAnsi="Times New Roman" w:cs="Times New Roman"/>
                <w:b/>
                <w:bCs/>
                <w:i/>
                <w:iCs/>
              </w:rPr>
              <w:t>R</w:t>
            </w:r>
            <w:r w:rsidRPr="005455CD">
              <w:rPr>
                <w:rFonts w:ascii="Times New Roman" w:hAnsi="Times New Roman" w:cs="Times New Roman"/>
                <w:b/>
                <w:bCs/>
                <w:i/>
                <w:iCs/>
                <w:vertAlign w:val="superscript"/>
              </w:rPr>
              <w:t>2</w:t>
            </w:r>
          </w:p>
        </w:tc>
        <w:tc>
          <w:tcPr>
            <w:tcW w:w="682" w:type="pct"/>
          </w:tcPr>
          <w:p w14:paraId="3DF41517" w14:textId="77777777" w:rsidR="00C83F73" w:rsidRPr="005455CD" w:rsidRDefault="00C83F73" w:rsidP="00820326">
            <w:pPr>
              <w:rPr>
                <w:rFonts w:ascii="Times New Roman" w:hAnsi="Times New Roman" w:cs="Times New Roman"/>
                <w:b/>
                <w:bCs/>
              </w:rPr>
            </w:pPr>
            <w:r w:rsidRPr="005455CD">
              <w:rPr>
                <w:rFonts w:ascii="Times New Roman" w:hAnsi="Times New Roman" w:cs="Times New Roman"/>
                <w:b/>
                <w:bCs/>
              </w:rPr>
              <w:t>RMSE</w:t>
            </w:r>
          </w:p>
        </w:tc>
        <w:tc>
          <w:tcPr>
            <w:tcW w:w="607" w:type="pct"/>
          </w:tcPr>
          <w:p w14:paraId="57D9E21B" w14:textId="77777777" w:rsidR="00C83F73" w:rsidRPr="005455CD" w:rsidRDefault="00C83F73" w:rsidP="00820326">
            <w:pPr>
              <w:rPr>
                <w:rFonts w:ascii="Times New Roman" w:hAnsi="Times New Roman" w:cs="Times New Roman"/>
                <w:b/>
                <w:bCs/>
              </w:rPr>
            </w:pPr>
            <w:r w:rsidRPr="005455CD">
              <w:rPr>
                <w:rFonts w:ascii="Times New Roman" w:hAnsi="Times New Roman" w:cs="Times New Roman"/>
                <w:b/>
                <w:bCs/>
              </w:rPr>
              <w:t>MAE</w:t>
            </w:r>
          </w:p>
        </w:tc>
      </w:tr>
      <w:tr w:rsidR="005455CD" w:rsidRPr="005455CD" w14:paraId="7CE846CA" w14:textId="77777777" w:rsidTr="0060234A">
        <w:tc>
          <w:tcPr>
            <w:tcW w:w="3030" w:type="pct"/>
            <w:gridSpan w:val="4"/>
          </w:tcPr>
          <w:p w14:paraId="65A67B50" w14:textId="77777777" w:rsidR="00C83F73" w:rsidRPr="005455CD" w:rsidRDefault="00C83F73" w:rsidP="00820326">
            <w:pPr>
              <w:rPr>
                <w:rFonts w:ascii="Times New Roman" w:hAnsi="Times New Roman" w:cs="Times New Roman"/>
                <w:b/>
                <w:bCs/>
                <w:i/>
                <w:iCs/>
              </w:rPr>
            </w:pPr>
          </w:p>
          <w:p w14:paraId="3ED58F91" w14:textId="77777777" w:rsidR="00C83F73" w:rsidRPr="005455CD" w:rsidRDefault="00C83F73" w:rsidP="00820326">
            <w:pPr>
              <w:rPr>
                <w:rFonts w:ascii="Times New Roman" w:hAnsi="Times New Roman" w:cs="Times New Roman"/>
                <w:b/>
                <w:bCs/>
                <w:i/>
                <w:iCs/>
              </w:rPr>
            </w:pPr>
            <w:r w:rsidRPr="005455CD">
              <w:rPr>
                <w:rFonts w:ascii="Times New Roman" w:hAnsi="Times New Roman" w:cs="Times New Roman"/>
                <w:b/>
                <w:bCs/>
                <w:i/>
                <w:iCs/>
              </w:rPr>
              <w:t>Simple Exponential Smoothing</w:t>
            </w:r>
          </w:p>
          <w:p w14:paraId="21F18FE9" w14:textId="77777777" w:rsidR="00C83F73" w:rsidRPr="005455CD" w:rsidRDefault="00C83F73" w:rsidP="00820326">
            <w:pPr>
              <w:rPr>
                <w:rFonts w:ascii="Times New Roman" w:hAnsi="Times New Roman" w:cs="Times New Roman"/>
                <w:b/>
                <w:bCs/>
              </w:rPr>
            </w:pPr>
          </w:p>
        </w:tc>
        <w:tc>
          <w:tcPr>
            <w:tcW w:w="681" w:type="pct"/>
          </w:tcPr>
          <w:p w14:paraId="4B2A9624" w14:textId="77777777" w:rsidR="00C83F73" w:rsidRPr="005455CD" w:rsidRDefault="00C83F73" w:rsidP="00820326">
            <w:pPr>
              <w:rPr>
                <w:rFonts w:ascii="Times New Roman" w:hAnsi="Times New Roman" w:cs="Times New Roman"/>
                <w:b/>
                <w:bCs/>
                <w:i/>
                <w:iCs/>
              </w:rPr>
            </w:pPr>
          </w:p>
        </w:tc>
        <w:tc>
          <w:tcPr>
            <w:tcW w:w="682" w:type="pct"/>
          </w:tcPr>
          <w:p w14:paraId="3BCEBB45" w14:textId="77777777" w:rsidR="00C83F73" w:rsidRPr="005455CD" w:rsidRDefault="00C83F73" w:rsidP="00820326">
            <w:pPr>
              <w:rPr>
                <w:rFonts w:ascii="Times New Roman" w:hAnsi="Times New Roman" w:cs="Times New Roman"/>
                <w:b/>
                <w:bCs/>
                <w:i/>
                <w:iCs/>
              </w:rPr>
            </w:pPr>
          </w:p>
        </w:tc>
        <w:tc>
          <w:tcPr>
            <w:tcW w:w="607" w:type="pct"/>
          </w:tcPr>
          <w:p w14:paraId="04F317E4" w14:textId="77777777" w:rsidR="00C83F73" w:rsidRPr="005455CD" w:rsidRDefault="00C83F73" w:rsidP="00820326">
            <w:pPr>
              <w:rPr>
                <w:rFonts w:ascii="Times New Roman" w:hAnsi="Times New Roman" w:cs="Times New Roman"/>
                <w:b/>
                <w:bCs/>
                <w:i/>
                <w:iCs/>
              </w:rPr>
            </w:pPr>
          </w:p>
        </w:tc>
      </w:tr>
      <w:tr w:rsidR="005455CD" w:rsidRPr="005455CD" w14:paraId="2A6FF54E" w14:textId="77777777" w:rsidTr="0060234A">
        <w:tc>
          <w:tcPr>
            <w:tcW w:w="1045" w:type="pct"/>
          </w:tcPr>
          <w:p w14:paraId="75F09FBA" w14:textId="77777777" w:rsidR="0060234A" w:rsidRPr="005455CD" w:rsidRDefault="0060234A" w:rsidP="0060234A">
            <w:pPr>
              <w:rPr>
                <w:rFonts w:ascii="Times New Roman" w:hAnsi="Times New Roman" w:cs="Times New Roman"/>
              </w:rPr>
            </w:pPr>
            <w:r w:rsidRPr="005455CD">
              <w:rPr>
                <w:rFonts w:ascii="Times New Roman" w:hAnsi="Times New Roman" w:cs="Times New Roman"/>
              </w:rPr>
              <w:t>Overall</w:t>
            </w:r>
          </w:p>
        </w:tc>
        <w:tc>
          <w:tcPr>
            <w:tcW w:w="669" w:type="pct"/>
          </w:tcPr>
          <w:p w14:paraId="2B2C9596" w14:textId="141A5A8A" w:rsidR="0060234A" w:rsidRPr="005455CD" w:rsidRDefault="0060234A" w:rsidP="0060234A">
            <w:pPr>
              <w:rPr>
                <w:rFonts w:ascii="Times New Roman" w:hAnsi="Times New Roman" w:cs="Times New Roman"/>
              </w:rPr>
            </w:pPr>
            <w:r w:rsidRPr="005455CD">
              <w:rPr>
                <w:rFonts w:ascii="Times New Roman" w:hAnsi="Times New Roman" w:cs="Times New Roman"/>
              </w:rPr>
              <w:t>99.94%</w:t>
            </w:r>
          </w:p>
        </w:tc>
        <w:tc>
          <w:tcPr>
            <w:tcW w:w="634" w:type="pct"/>
          </w:tcPr>
          <w:p w14:paraId="68736E70" w14:textId="5794BDF9" w:rsidR="0060234A" w:rsidRPr="005455CD" w:rsidRDefault="0060234A" w:rsidP="0060234A">
            <w:pPr>
              <w:tabs>
                <w:tab w:val="left" w:pos="853"/>
              </w:tabs>
              <w:rPr>
                <w:rFonts w:ascii="Times New Roman" w:hAnsi="Times New Roman" w:cs="Times New Roman"/>
              </w:rPr>
            </w:pPr>
            <w:r w:rsidRPr="005455CD">
              <w:rPr>
                <w:rFonts w:ascii="Times New Roman" w:hAnsi="Times New Roman" w:cs="Times New Roman"/>
              </w:rPr>
              <w:t>0.0</w:t>
            </w:r>
            <w:ins w:id="529" w:author="Mohammad Nayeem Hasan" w:date="2023-01-10T21:33:00Z">
              <w:r w:rsidR="00E811E3">
                <w:rPr>
                  <w:rFonts w:ascii="Times New Roman" w:hAnsi="Times New Roman" w:cs="Times New Roman"/>
                </w:rPr>
                <w:t>38</w:t>
              </w:r>
            </w:ins>
            <w:del w:id="530" w:author="Mohammad Nayeem Hasan" w:date="2023-01-10T21:33:00Z">
              <w:r w:rsidRPr="005455CD" w:rsidDel="00E811E3">
                <w:rPr>
                  <w:rFonts w:ascii="Times New Roman" w:hAnsi="Times New Roman" w:cs="Times New Roman"/>
                </w:rPr>
                <w:delText>40</w:delText>
              </w:r>
            </w:del>
          </w:p>
        </w:tc>
        <w:tc>
          <w:tcPr>
            <w:tcW w:w="682" w:type="pct"/>
          </w:tcPr>
          <w:p w14:paraId="2F609B73" w14:textId="248A6A48" w:rsidR="0060234A" w:rsidRPr="005455CD" w:rsidRDefault="0060234A" w:rsidP="0060234A">
            <w:pPr>
              <w:rPr>
                <w:rFonts w:ascii="Times New Roman" w:hAnsi="Times New Roman" w:cs="Times New Roman"/>
              </w:rPr>
            </w:pPr>
            <w:r w:rsidRPr="005455CD">
              <w:rPr>
                <w:rFonts w:ascii="Times New Roman" w:hAnsi="Times New Roman" w:cs="Times New Roman"/>
              </w:rPr>
              <w:t>0.01</w:t>
            </w:r>
            <w:ins w:id="531" w:author="Mohammad Nayeem Hasan" w:date="2023-01-10T21:33:00Z">
              <w:r w:rsidR="00E811E3">
                <w:rPr>
                  <w:rFonts w:ascii="Times New Roman" w:hAnsi="Times New Roman" w:cs="Times New Roman"/>
                </w:rPr>
                <w:t>4</w:t>
              </w:r>
            </w:ins>
            <w:del w:id="532" w:author="Mohammad Nayeem Hasan" w:date="2023-01-10T21:33:00Z">
              <w:r w:rsidRPr="005455CD" w:rsidDel="00E811E3">
                <w:rPr>
                  <w:rFonts w:ascii="Times New Roman" w:hAnsi="Times New Roman" w:cs="Times New Roman"/>
                </w:rPr>
                <w:delText>6</w:delText>
              </w:r>
            </w:del>
          </w:p>
        </w:tc>
        <w:tc>
          <w:tcPr>
            <w:tcW w:w="681" w:type="pct"/>
          </w:tcPr>
          <w:p w14:paraId="28385FAC" w14:textId="5320B406" w:rsidR="0060234A" w:rsidRPr="005455CD" w:rsidRDefault="0060234A" w:rsidP="0060234A">
            <w:pPr>
              <w:rPr>
                <w:rFonts w:ascii="Times New Roman" w:hAnsi="Times New Roman" w:cs="Times New Roman"/>
              </w:rPr>
            </w:pPr>
            <w:r w:rsidRPr="005455CD">
              <w:rPr>
                <w:rFonts w:ascii="Times New Roman" w:hAnsi="Times New Roman" w:cs="Times New Roman"/>
              </w:rPr>
              <w:t>9</w:t>
            </w:r>
            <w:ins w:id="533" w:author="Mohammad Nayeem Hasan" w:date="2023-01-11T00:08:00Z">
              <w:r w:rsidR="00BD2D20">
                <w:rPr>
                  <w:rFonts w:ascii="Times New Roman" w:hAnsi="Times New Roman" w:cs="Times New Roman"/>
                </w:rPr>
                <w:t>6</w:t>
              </w:r>
            </w:ins>
            <w:del w:id="534" w:author="Mohammad Nayeem Hasan" w:date="2023-01-11T00:08:00Z">
              <w:r w:rsidRPr="005455CD" w:rsidDel="00BD2D20">
                <w:rPr>
                  <w:rFonts w:ascii="Times New Roman" w:hAnsi="Times New Roman" w:cs="Times New Roman"/>
                </w:rPr>
                <w:delText>1</w:delText>
              </w:r>
            </w:del>
            <w:r w:rsidRPr="005455CD">
              <w:rPr>
                <w:rFonts w:ascii="Times New Roman" w:hAnsi="Times New Roman" w:cs="Times New Roman"/>
              </w:rPr>
              <w:t>.</w:t>
            </w:r>
            <w:ins w:id="535" w:author="Mohammad Nayeem Hasan" w:date="2023-01-11T00:08:00Z">
              <w:r w:rsidR="00BD2D20">
                <w:rPr>
                  <w:rFonts w:ascii="Times New Roman" w:hAnsi="Times New Roman" w:cs="Times New Roman"/>
                </w:rPr>
                <w:t>19</w:t>
              </w:r>
            </w:ins>
            <w:del w:id="536" w:author="Mohammad Nayeem Hasan" w:date="2023-01-11T00:08:00Z">
              <w:r w:rsidRPr="005455CD" w:rsidDel="00BD2D20">
                <w:rPr>
                  <w:rFonts w:ascii="Times New Roman" w:hAnsi="Times New Roman" w:cs="Times New Roman"/>
                </w:rPr>
                <w:delText>36</w:delText>
              </w:r>
            </w:del>
            <w:r w:rsidRPr="005455CD">
              <w:rPr>
                <w:rFonts w:ascii="Times New Roman" w:hAnsi="Times New Roman" w:cs="Times New Roman"/>
              </w:rPr>
              <w:t>%</w:t>
            </w:r>
          </w:p>
        </w:tc>
        <w:tc>
          <w:tcPr>
            <w:tcW w:w="682" w:type="pct"/>
          </w:tcPr>
          <w:p w14:paraId="15BB1B9C" w14:textId="47151BA9" w:rsidR="0060234A" w:rsidRPr="005455CD" w:rsidRDefault="0060234A" w:rsidP="0060234A">
            <w:pPr>
              <w:rPr>
                <w:rFonts w:ascii="Times New Roman" w:hAnsi="Times New Roman" w:cs="Times New Roman"/>
              </w:rPr>
            </w:pPr>
            <w:r w:rsidRPr="005455CD">
              <w:rPr>
                <w:rFonts w:ascii="Times New Roman" w:hAnsi="Times New Roman" w:cs="Times New Roman"/>
              </w:rPr>
              <w:t>0.0</w:t>
            </w:r>
            <w:ins w:id="537" w:author="Mohammad Nayeem Hasan" w:date="2023-01-11T00:05:00Z">
              <w:r w:rsidR="007F5BF0">
                <w:rPr>
                  <w:rFonts w:ascii="Times New Roman" w:hAnsi="Times New Roman" w:cs="Times New Roman"/>
                </w:rPr>
                <w:t>49</w:t>
              </w:r>
            </w:ins>
            <w:del w:id="538" w:author="Mohammad Nayeem Hasan" w:date="2023-01-11T00:05:00Z">
              <w:r w:rsidRPr="005455CD" w:rsidDel="007F5BF0">
                <w:rPr>
                  <w:rFonts w:ascii="Times New Roman" w:hAnsi="Times New Roman" w:cs="Times New Roman"/>
                </w:rPr>
                <w:delText>53</w:delText>
              </w:r>
            </w:del>
          </w:p>
        </w:tc>
        <w:tc>
          <w:tcPr>
            <w:tcW w:w="607" w:type="pct"/>
          </w:tcPr>
          <w:p w14:paraId="461EE625" w14:textId="38052398" w:rsidR="0060234A" w:rsidRPr="005455CD" w:rsidRDefault="0060234A" w:rsidP="0060234A">
            <w:pPr>
              <w:rPr>
                <w:rFonts w:ascii="Times New Roman" w:hAnsi="Times New Roman" w:cs="Times New Roman"/>
              </w:rPr>
            </w:pPr>
            <w:r w:rsidRPr="005455CD">
              <w:rPr>
                <w:rFonts w:ascii="Times New Roman" w:hAnsi="Times New Roman" w:cs="Times New Roman"/>
              </w:rPr>
              <w:t>0.03</w:t>
            </w:r>
            <w:ins w:id="539" w:author="Mohammad Nayeem Hasan" w:date="2023-01-11T00:05:00Z">
              <w:r w:rsidR="007F5BF0">
                <w:rPr>
                  <w:rFonts w:ascii="Times New Roman" w:hAnsi="Times New Roman" w:cs="Times New Roman"/>
                </w:rPr>
                <w:t>4</w:t>
              </w:r>
            </w:ins>
            <w:del w:id="540" w:author="Mohammad Nayeem Hasan" w:date="2023-01-11T00:05:00Z">
              <w:r w:rsidRPr="005455CD" w:rsidDel="007F5BF0">
                <w:rPr>
                  <w:rFonts w:ascii="Times New Roman" w:hAnsi="Times New Roman" w:cs="Times New Roman"/>
                </w:rPr>
                <w:delText>1</w:delText>
              </w:r>
            </w:del>
          </w:p>
        </w:tc>
      </w:tr>
      <w:tr w:rsidR="005455CD" w:rsidRPr="005455CD" w14:paraId="718BC13F" w14:textId="77777777" w:rsidTr="0060234A">
        <w:tc>
          <w:tcPr>
            <w:tcW w:w="1045" w:type="pct"/>
          </w:tcPr>
          <w:p w14:paraId="24227F57" w14:textId="77777777" w:rsidR="00C83F73" w:rsidRPr="005455CD" w:rsidRDefault="00C83F73" w:rsidP="00820326">
            <w:pPr>
              <w:rPr>
                <w:rFonts w:ascii="Times New Roman" w:hAnsi="Times New Roman" w:cs="Times New Roman"/>
              </w:rPr>
            </w:pPr>
          </w:p>
        </w:tc>
        <w:tc>
          <w:tcPr>
            <w:tcW w:w="669" w:type="pct"/>
          </w:tcPr>
          <w:p w14:paraId="5A7BE374" w14:textId="77777777" w:rsidR="00C83F73" w:rsidRPr="005455CD" w:rsidRDefault="00C83F73" w:rsidP="00820326">
            <w:pPr>
              <w:rPr>
                <w:rFonts w:ascii="Times New Roman" w:hAnsi="Times New Roman" w:cs="Times New Roman"/>
              </w:rPr>
            </w:pPr>
          </w:p>
        </w:tc>
        <w:tc>
          <w:tcPr>
            <w:tcW w:w="634" w:type="pct"/>
          </w:tcPr>
          <w:p w14:paraId="5DD1B17B" w14:textId="77777777" w:rsidR="00C83F73" w:rsidRPr="005455CD" w:rsidRDefault="00C83F73" w:rsidP="00820326">
            <w:pPr>
              <w:rPr>
                <w:rFonts w:ascii="Times New Roman" w:hAnsi="Times New Roman" w:cs="Times New Roman"/>
              </w:rPr>
            </w:pPr>
          </w:p>
        </w:tc>
        <w:tc>
          <w:tcPr>
            <w:tcW w:w="682" w:type="pct"/>
          </w:tcPr>
          <w:p w14:paraId="50929B71" w14:textId="77777777" w:rsidR="00C83F73" w:rsidRPr="005455CD" w:rsidRDefault="00C83F73" w:rsidP="00820326">
            <w:pPr>
              <w:rPr>
                <w:rFonts w:ascii="Times New Roman" w:hAnsi="Times New Roman" w:cs="Times New Roman"/>
              </w:rPr>
            </w:pPr>
          </w:p>
        </w:tc>
        <w:tc>
          <w:tcPr>
            <w:tcW w:w="681" w:type="pct"/>
          </w:tcPr>
          <w:p w14:paraId="23621D23" w14:textId="77777777" w:rsidR="00C83F73" w:rsidRPr="005455CD" w:rsidRDefault="00C83F73" w:rsidP="00820326">
            <w:pPr>
              <w:rPr>
                <w:rFonts w:ascii="Times New Roman" w:hAnsi="Times New Roman" w:cs="Times New Roman"/>
              </w:rPr>
            </w:pPr>
          </w:p>
        </w:tc>
        <w:tc>
          <w:tcPr>
            <w:tcW w:w="682" w:type="pct"/>
          </w:tcPr>
          <w:p w14:paraId="06048E73" w14:textId="77777777" w:rsidR="00C83F73" w:rsidRPr="005455CD" w:rsidRDefault="00C83F73" w:rsidP="00820326">
            <w:pPr>
              <w:rPr>
                <w:rFonts w:ascii="Times New Roman" w:hAnsi="Times New Roman" w:cs="Times New Roman"/>
              </w:rPr>
            </w:pPr>
          </w:p>
        </w:tc>
        <w:tc>
          <w:tcPr>
            <w:tcW w:w="607" w:type="pct"/>
          </w:tcPr>
          <w:p w14:paraId="77D9973C" w14:textId="77777777" w:rsidR="00C83F73" w:rsidRPr="005455CD" w:rsidRDefault="00C83F73" w:rsidP="00820326">
            <w:pPr>
              <w:rPr>
                <w:rFonts w:ascii="Times New Roman" w:hAnsi="Times New Roman" w:cs="Times New Roman"/>
              </w:rPr>
            </w:pPr>
          </w:p>
        </w:tc>
      </w:tr>
      <w:tr w:rsidR="005455CD" w:rsidRPr="005455CD" w14:paraId="4E898569" w14:textId="77777777" w:rsidTr="0060234A">
        <w:trPr>
          <w:trHeight w:val="87"/>
        </w:trPr>
        <w:tc>
          <w:tcPr>
            <w:tcW w:w="3030" w:type="pct"/>
            <w:gridSpan w:val="4"/>
          </w:tcPr>
          <w:p w14:paraId="19816FD2" w14:textId="77777777" w:rsidR="00C83F73" w:rsidRPr="005455CD" w:rsidRDefault="00C83F73" w:rsidP="00820326">
            <w:pPr>
              <w:rPr>
                <w:rFonts w:ascii="Times New Roman" w:hAnsi="Times New Roman" w:cs="Times New Roman"/>
                <w:b/>
                <w:bCs/>
                <w:i/>
              </w:rPr>
            </w:pPr>
            <w:r w:rsidRPr="005455CD">
              <w:rPr>
                <w:rFonts w:ascii="Times New Roman" w:hAnsi="Times New Roman" w:cs="Times New Roman"/>
                <w:b/>
                <w:bCs/>
                <w:i/>
              </w:rPr>
              <w:t>Auto-Regressive Integrated Moving Average</w:t>
            </w:r>
          </w:p>
          <w:p w14:paraId="15AB8E5A" w14:textId="77777777" w:rsidR="00C83F73" w:rsidRPr="005455CD" w:rsidRDefault="00C83F73" w:rsidP="00820326">
            <w:pPr>
              <w:rPr>
                <w:rFonts w:ascii="Times New Roman" w:hAnsi="Times New Roman" w:cs="Times New Roman"/>
                <w:b/>
              </w:rPr>
            </w:pPr>
          </w:p>
        </w:tc>
        <w:tc>
          <w:tcPr>
            <w:tcW w:w="681" w:type="pct"/>
          </w:tcPr>
          <w:p w14:paraId="7180DBF9" w14:textId="77777777" w:rsidR="00C83F73" w:rsidRPr="005455CD" w:rsidRDefault="00C83F73" w:rsidP="00820326">
            <w:pPr>
              <w:rPr>
                <w:rFonts w:ascii="Times New Roman" w:hAnsi="Times New Roman" w:cs="Times New Roman"/>
                <w:b/>
                <w:bCs/>
                <w:i/>
              </w:rPr>
            </w:pPr>
          </w:p>
        </w:tc>
        <w:tc>
          <w:tcPr>
            <w:tcW w:w="682" w:type="pct"/>
          </w:tcPr>
          <w:p w14:paraId="7783D205" w14:textId="77777777" w:rsidR="00C83F73" w:rsidRPr="005455CD" w:rsidRDefault="00C83F73" w:rsidP="00820326">
            <w:pPr>
              <w:rPr>
                <w:rFonts w:ascii="Times New Roman" w:hAnsi="Times New Roman" w:cs="Times New Roman"/>
                <w:b/>
                <w:bCs/>
                <w:i/>
              </w:rPr>
            </w:pPr>
          </w:p>
        </w:tc>
        <w:tc>
          <w:tcPr>
            <w:tcW w:w="607" w:type="pct"/>
          </w:tcPr>
          <w:p w14:paraId="171CFFAE" w14:textId="77777777" w:rsidR="00C83F73" w:rsidRPr="005455CD" w:rsidRDefault="00C83F73" w:rsidP="00820326">
            <w:pPr>
              <w:rPr>
                <w:rFonts w:ascii="Times New Roman" w:hAnsi="Times New Roman" w:cs="Times New Roman"/>
                <w:b/>
                <w:bCs/>
                <w:i/>
              </w:rPr>
            </w:pPr>
          </w:p>
        </w:tc>
      </w:tr>
      <w:tr w:rsidR="005455CD" w:rsidRPr="005455CD" w14:paraId="0816DD50" w14:textId="77777777" w:rsidTr="0060234A">
        <w:tc>
          <w:tcPr>
            <w:tcW w:w="1045" w:type="pct"/>
          </w:tcPr>
          <w:p w14:paraId="0CCFE6C3" w14:textId="77777777" w:rsidR="0060234A" w:rsidRPr="005455CD" w:rsidRDefault="0060234A" w:rsidP="0060234A">
            <w:pPr>
              <w:rPr>
                <w:rFonts w:ascii="Times New Roman" w:hAnsi="Times New Roman" w:cs="Times New Roman"/>
              </w:rPr>
            </w:pPr>
            <w:r w:rsidRPr="005455CD">
              <w:rPr>
                <w:rFonts w:ascii="Times New Roman" w:hAnsi="Times New Roman" w:cs="Times New Roman"/>
              </w:rPr>
              <w:t xml:space="preserve">Overall </w:t>
            </w:r>
            <w:r w:rsidRPr="005455CD">
              <w:rPr>
                <w:rFonts w:ascii="Times New Roman" w:eastAsia="Times New Roman" w:hAnsi="Times New Roman" w:cs="Times New Roman"/>
                <w:bdr w:val="none" w:sz="0" w:space="0" w:color="auto" w:frame="1"/>
                <w:lang w:eastAsia="en-GB"/>
              </w:rPr>
              <w:t>ARIMA</w:t>
            </w:r>
          </w:p>
        </w:tc>
        <w:tc>
          <w:tcPr>
            <w:tcW w:w="669" w:type="pct"/>
          </w:tcPr>
          <w:p w14:paraId="1ED4839C" w14:textId="0C39F261" w:rsidR="0060234A" w:rsidRPr="005455CD" w:rsidRDefault="0060234A" w:rsidP="0060234A">
            <w:pPr>
              <w:rPr>
                <w:rFonts w:ascii="Times New Roman" w:hAnsi="Times New Roman" w:cs="Times New Roman"/>
              </w:rPr>
            </w:pPr>
            <w:r w:rsidRPr="005455CD">
              <w:rPr>
                <w:rFonts w:ascii="Times New Roman" w:hAnsi="Times New Roman" w:cs="Times New Roman"/>
              </w:rPr>
              <w:t>99.9</w:t>
            </w:r>
            <w:ins w:id="541" w:author="Mohammad Nayeem Hasan" w:date="2023-01-10T21:31:00Z">
              <w:r w:rsidR="007C3AFD">
                <w:rPr>
                  <w:rFonts w:ascii="Times New Roman" w:hAnsi="Times New Roman" w:cs="Times New Roman"/>
                </w:rPr>
                <w:t>7</w:t>
              </w:r>
            </w:ins>
            <w:del w:id="542" w:author="Mohammad Nayeem Hasan" w:date="2023-01-10T21:31:00Z">
              <w:r w:rsidRPr="005455CD" w:rsidDel="007C3AFD">
                <w:rPr>
                  <w:rFonts w:ascii="Times New Roman" w:hAnsi="Times New Roman" w:cs="Times New Roman"/>
                </w:rPr>
                <w:delText>6</w:delText>
              </w:r>
            </w:del>
            <w:r w:rsidRPr="005455CD">
              <w:rPr>
                <w:rFonts w:ascii="Times New Roman" w:hAnsi="Times New Roman" w:cs="Times New Roman"/>
              </w:rPr>
              <w:t>%</w:t>
            </w:r>
          </w:p>
        </w:tc>
        <w:tc>
          <w:tcPr>
            <w:tcW w:w="634" w:type="pct"/>
          </w:tcPr>
          <w:p w14:paraId="59C9B70F" w14:textId="0A10208D" w:rsidR="0060234A" w:rsidRPr="005455CD" w:rsidRDefault="0060234A" w:rsidP="0060234A">
            <w:pPr>
              <w:rPr>
                <w:rFonts w:ascii="Times New Roman" w:hAnsi="Times New Roman" w:cs="Times New Roman"/>
              </w:rPr>
            </w:pPr>
            <w:r w:rsidRPr="005455CD">
              <w:rPr>
                <w:rFonts w:ascii="Times New Roman" w:hAnsi="Times New Roman" w:cs="Times New Roman"/>
              </w:rPr>
              <w:t>0.0</w:t>
            </w:r>
            <w:ins w:id="543" w:author="Mohammad Nayeem Hasan" w:date="2023-01-10T21:31:00Z">
              <w:r w:rsidR="00B656E3">
                <w:rPr>
                  <w:rFonts w:ascii="Times New Roman" w:hAnsi="Times New Roman" w:cs="Times New Roman"/>
                </w:rPr>
                <w:t>29</w:t>
              </w:r>
            </w:ins>
            <w:del w:id="544" w:author="Mohammad Nayeem Hasan" w:date="2023-01-10T21:31:00Z">
              <w:r w:rsidRPr="005455CD" w:rsidDel="00B656E3">
                <w:rPr>
                  <w:rFonts w:ascii="Times New Roman" w:hAnsi="Times New Roman" w:cs="Times New Roman"/>
                </w:rPr>
                <w:delText>31</w:delText>
              </w:r>
            </w:del>
          </w:p>
        </w:tc>
        <w:tc>
          <w:tcPr>
            <w:tcW w:w="682" w:type="pct"/>
          </w:tcPr>
          <w:p w14:paraId="2A80ADEA" w14:textId="2AC3E5DD" w:rsidR="0060234A" w:rsidRPr="005455CD" w:rsidRDefault="0060234A" w:rsidP="0060234A">
            <w:pPr>
              <w:rPr>
                <w:rFonts w:ascii="Times New Roman" w:hAnsi="Times New Roman" w:cs="Times New Roman"/>
              </w:rPr>
            </w:pPr>
            <w:r w:rsidRPr="005455CD">
              <w:rPr>
                <w:rFonts w:ascii="Times New Roman" w:hAnsi="Times New Roman" w:cs="Times New Roman"/>
              </w:rPr>
              <w:t>0.00</w:t>
            </w:r>
            <w:ins w:id="545" w:author="Mohammad Nayeem Hasan" w:date="2023-01-10T21:31:00Z">
              <w:r w:rsidR="000044E2">
                <w:rPr>
                  <w:rFonts w:ascii="Times New Roman" w:hAnsi="Times New Roman" w:cs="Times New Roman"/>
                </w:rPr>
                <w:t>8</w:t>
              </w:r>
            </w:ins>
            <w:del w:id="546" w:author="Mohammad Nayeem Hasan" w:date="2023-01-10T21:31:00Z">
              <w:r w:rsidRPr="005455CD" w:rsidDel="000044E2">
                <w:rPr>
                  <w:rFonts w:ascii="Times New Roman" w:hAnsi="Times New Roman" w:cs="Times New Roman"/>
                </w:rPr>
                <w:delText>9</w:delText>
              </w:r>
            </w:del>
          </w:p>
        </w:tc>
        <w:tc>
          <w:tcPr>
            <w:tcW w:w="681" w:type="pct"/>
          </w:tcPr>
          <w:p w14:paraId="259CC054" w14:textId="75945711" w:rsidR="0060234A" w:rsidRPr="005455CD" w:rsidRDefault="0060234A" w:rsidP="0060234A">
            <w:pPr>
              <w:rPr>
                <w:rStyle w:val="ggboefpdpvb"/>
                <w:rFonts w:ascii="Times New Roman" w:hAnsi="Times New Roman" w:cs="Times New Roman"/>
                <w:bdr w:val="none" w:sz="0" w:space="0" w:color="auto" w:frame="1"/>
              </w:rPr>
            </w:pPr>
            <w:r w:rsidRPr="005455CD">
              <w:rPr>
                <w:rFonts w:ascii="Times New Roman" w:hAnsi="Times New Roman" w:cs="Times New Roman"/>
              </w:rPr>
              <w:t>9</w:t>
            </w:r>
            <w:ins w:id="547" w:author="Mohammad Nayeem Hasan" w:date="2023-01-11T00:07:00Z">
              <w:r w:rsidR="00BD2D20">
                <w:rPr>
                  <w:rFonts w:ascii="Times New Roman" w:hAnsi="Times New Roman" w:cs="Times New Roman"/>
                </w:rPr>
                <w:t>6</w:t>
              </w:r>
            </w:ins>
            <w:ins w:id="548" w:author="Mohammad Nayeem Hasan" w:date="2023-01-11T00:04:00Z">
              <w:r w:rsidR="007F5BF0">
                <w:rPr>
                  <w:rFonts w:ascii="Times New Roman" w:hAnsi="Times New Roman" w:cs="Times New Roman"/>
                </w:rPr>
                <w:t>.</w:t>
              </w:r>
            </w:ins>
            <w:ins w:id="549" w:author="Mohammad Nayeem Hasan" w:date="2023-01-11T00:07:00Z">
              <w:r w:rsidR="00BD2D20">
                <w:rPr>
                  <w:rFonts w:ascii="Times New Roman" w:hAnsi="Times New Roman" w:cs="Times New Roman"/>
                </w:rPr>
                <w:t>41</w:t>
              </w:r>
            </w:ins>
            <w:del w:id="550" w:author="Mohammad Nayeem Hasan" w:date="2023-01-11T00:04:00Z">
              <w:r w:rsidRPr="005455CD" w:rsidDel="007F5BF0">
                <w:rPr>
                  <w:rFonts w:ascii="Times New Roman" w:hAnsi="Times New Roman" w:cs="Times New Roman"/>
                </w:rPr>
                <w:delText>2.55</w:delText>
              </w:r>
            </w:del>
            <w:r w:rsidRPr="005455CD">
              <w:rPr>
                <w:rFonts w:ascii="Times New Roman" w:hAnsi="Times New Roman" w:cs="Times New Roman"/>
              </w:rPr>
              <w:t>%</w:t>
            </w:r>
          </w:p>
        </w:tc>
        <w:tc>
          <w:tcPr>
            <w:tcW w:w="682" w:type="pct"/>
          </w:tcPr>
          <w:p w14:paraId="098B1396" w14:textId="58F4442D" w:rsidR="0060234A" w:rsidRPr="005455CD" w:rsidRDefault="0060234A" w:rsidP="0060234A">
            <w:pPr>
              <w:rPr>
                <w:rStyle w:val="ggboefpdpvb"/>
                <w:rFonts w:ascii="Times New Roman" w:hAnsi="Times New Roman" w:cs="Times New Roman"/>
                <w:bdr w:val="none" w:sz="0" w:space="0" w:color="auto" w:frame="1"/>
              </w:rPr>
            </w:pPr>
            <w:r w:rsidRPr="005455CD">
              <w:rPr>
                <w:rFonts w:ascii="Times New Roman" w:hAnsi="Times New Roman" w:cs="Times New Roman"/>
              </w:rPr>
              <w:t>0.04</w:t>
            </w:r>
            <w:ins w:id="551" w:author="Mohammad Nayeem Hasan" w:date="2023-01-11T00:03:00Z">
              <w:r w:rsidR="007F5BF0">
                <w:rPr>
                  <w:rFonts w:ascii="Times New Roman" w:hAnsi="Times New Roman" w:cs="Times New Roman"/>
                </w:rPr>
                <w:t>8</w:t>
              </w:r>
            </w:ins>
            <w:del w:id="552" w:author="Mohammad Nayeem Hasan" w:date="2023-01-11T00:03:00Z">
              <w:r w:rsidRPr="005455CD" w:rsidDel="007F5BF0">
                <w:rPr>
                  <w:rFonts w:ascii="Times New Roman" w:hAnsi="Times New Roman" w:cs="Times New Roman"/>
                </w:rPr>
                <w:delText>9</w:delText>
              </w:r>
            </w:del>
          </w:p>
        </w:tc>
        <w:tc>
          <w:tcPr>
            <w:tcW w:w="607" w:type="pct"/>
          </w:tcPr>
          <w:p w14:paraId="377B1664" w14:textId="6FF5F8A5" w:rsidR="0060234A" w:rsidRPr="005455CD" w:rsidRDefault="0060234A" w:rsidP="0060234A">
            <w:pPr>
              <w:rPr>
                <w:rStyle w:val="ggboefpdpvb"/>
                <w:rFonts w:ascii="Times New Roman" w:hAnsi="Times New Roman" w:cs="Times New Roman"/>
                <w:bdr w:val="none" w:sz="0" w:space="0" w:color="auto" w:frame="1"/>
              </w:rPr>
            </w:pPr>
            <w:r w:rsidRPr="005455CD">
              <w:rPr>
                <w:rFonts w:ascii="Times New Roman" w:hAnsi="Times New Roman" w:cs="Times New Roman"/>
              </w:rPr>
              <w:t>0.0</w:t>
            </w:r>
            <w:ins w:id="553" w:author="Mohammad Nayeem Hasan" w:date="2023-01-11T00:03:00Z">
              <w:r w:rsidR="007F5BF0">
                <w:rPr>
                  <w:rFonts w:ascii="Times New Roman" w:hAnsi="Times New Roman" w:cs="Times New Roman"/>
                </w:rPr>
                <w:t>33</w:t>
              </w:r>
            </w:ins>
            <w:del w:id="554" w:author="Mohammad Nayeem Hasan" w:date="2023-01-11T00:03:00Z">
              <w:r w:rsidRPr="005455CD" w:rsidDel="007F5BF0">
                <w:rPr>
                  <w:rFonts w:ascii="Times New Roman" w:hAnsi="Times New Roman" w:cs="Times New Roman"/>
                </w:rPr>
                <w:delText>30</w:delText>
              </w:r>
            </w:del>
          </w:p>
        </w:tc>
      </w:tr>
      <w:tr w:rsidR="005455CD" w:rsidRPr="005455CD" w14:paraId="240941B6" w14:textId="77777777" w:rsidTr="0060234A">
        <w:tc>
          <w:tcPr>
            <w:tcW w:w="1045" w:type="pct"/>
          </w:tcPr>
          <w:p w14:paraId="7034F783" w14:textId="77777777" w:rsidR="00C83F73" w:rsidRPr="005455CD" w:rsidRDefault="00C83F73" w:rsidP="00820326">
            <w:pPr>
              <w:rPr>
                <w:rFonts w:ascii="Times New Roman" w:hAnsi="Times New Roman" w:cs="Times New Roman"/>
              </w:rPr>
            </w:pPr>
            <w:r w:rsidRPr="005455CD">
              <w:rPr>
                <w:rFonts w:ascii="Times New Roman" w:hAnsi="Times New Roman" w:cs="Times New Roman"/>
              </w:rPr>
              <w:br w:type="page"/>
            </w:r>
          </w:p>
        </w:tc>
        <w:tc>
          <w:tcPr>
            <w:tcW w:w="669" w:type="pct"/>
          </w:tcPr>
          <w:p w14:paraId="3B08584C" w14:textId="77777777" w:rsidR="00C83F73" w:rsidRPr="005455CD" w:rsidRDefault="00C83F73" w:rsidP="00820326">
            <w:pPr>
              <w:rPr>
                <w:rFonts w:ascii="Times New Roman" w:hAnsi="Times New Roman" w:cs="Times New Roman"/>
              </w:rPr>
            </w:pPr>
          </w:p>
        </w:tc>
        <w:tc>
          <w:tcPr>
            <w:tcW w:w="634" w:type="pct"/>
          </w:tcPr>
          <w:p w14:paraId="4A303141" w14:textId="77777777" w:rsidR="00C83F73" w:rsidRPr="005455CD" w:rsidRDefault="00C83F73" w:rsidP="00820326">
            <w:pPr>
              <w:rPr>
                <w:rFonts w:ascii="Times New Roman" w:hAnsi="Times New Roman" w:cs="Times New Roman"/>
              </w:rPr>
            </w:pPr>
          </w:p>
        </w:tc>
        <w:tc>
          <w:tcPr>
            <w:tcW w:w="682" w:type="pct"/>
          </w:tcPr>
          <w:p w14:paraId="35DE55B1" w14:textId="77777777" w:rsidR="00C83F73" w:rsidRPr="005455CD" w:rsidRDefault="00C83F73" w:rsidP="00820326">
            <w:pPr>
              <w:rPr>
                <w:rFonts w:ascii="Times New Roman" w:hAnsi="Times New Roman" w:cs="Times New Roman"/>
              </w:rPr>
            </w:pPr>
          </w:p>
        </w:tc>
        <w:tc>
          <w:tcPr>
            <w:tcW w:w="681" w:type="pct"/>
          </w:tcPr>
          <w:p w14:paraId="2D8A414B" w14:textId="77777777" w:rsidR="00C83F73" w:rsidRPr="005455CD" w:rsidRDefault="00C83F73" w:rsidP="00820326">
            <w:pPr>
              <w:rPr>
                <w:rFonts w:ascii="Times New Roman" w:hAnsi="Times New Roman" w:cs="Times New Roman"/>
              </w:rPr>
            </w:pPr>
          </w:p>
        </w:tc>
        <w:tc>
          <w:tcPr>
            <w:tcW w:w="682" w:type="pct"/>
          </w:tcPr>
          <w:p w14:paraId="2BF7937E" w14:textId="77777777" w:rsidR="00C83F73" w:rsidRPr="005455CD" w:rsidRDefault="00C83F73" w:rsidP="00820326">
            <w:pPr>
              <w:rPr>
                <w:rFonts w:ascii="Times New Roman" w:hAnsi="Times New Roman" w:cs="Times New Roman"/>
              </w:rPr>
            </w:pPr>
          </w:p>
        </w:tc>
        <w:tc>
          <w:tcPr>
            <w:tcW w:w="607" w:type="pct"/>
          </w:tcPr>
          <w:p w14:paraId="53E219EB" w14:textId="77777777" w:rsidR="00C83F73" w:rsidRPr="005455CD" w:rsidRDefault="00C83F73" w:rsidP="00820326">
            <w:pPr>
              <w:rPr>
                <w:rFonts w:ascii="Times New Roman" w:hAnsi="Times New Roman" w:cs="Times New Roman"/>
              </w:rPr>
            </w:pPr>
          </w:p>
        </w:tc>
      </w:tr>
      <w:tr w:rsidR="005455CD" w:rsidRPr="005455CD" w14:paraId="7496DBF1" w14:textId="77777777" w:rsidTr="0060234A">
        <w:tc>
          <w:tcPr>
            <w:tcW w:w="3030" w:type="pct"/>
            <w:gridSpan w:val="4"/>
          </w:tcPr>
          <w:p w14:paraId="122AA7D4" w14:textId="77777777" w:rsidR="00C83F73" w:rsidRPr="005455CD" w:rsidRDefault="00C83F73" w:rsidP="00820326">
            <w:pPr>
              <w:rPr>
                <w:rFonts w:ascii="Times New Roman" w:hAnsi="Times New Roman" w:cs="Times New Roman"/>
                <w:b/>
                <w:bCs/>
                <w:i/>
              </w:rPr>
            </w:pPr>
            <w:r w:rsidRPr="005455CD">
              <w:rPr>
                <w:rFonts w:ascii="Times New Roman" w:hAnsi="Times New Roman" w:cs="Times New Roman"/>
                <w:b/>
                <w:bCs/>
                <w:i/>
              </w:rPr>
              <w:t>Automatic Forecasting time-series model</w:t>
            </w:r>
          </w:p>
          <w:p w14:paraId="09753926" w14:textId="77777777" w:rsidR="00C83F73" w:rsidRPr="005455CD" w:rsidRDefault="00C83F73" w:rsidP="00820326">
            <w:pPr>
              <w:rPr>
                <w:rFonts w:ascii="Times New Roman" w:hAnsi="Times New Roman" w:cs="Times New Roman"/>
                <w:b/>
              </w:rPr>
            </w:pPr>
          </w:p>
        </w:tc>
        <w:tc>
          <w:tcPr>
            <w:tcW w:w="681" w:type="pct"/>
          </w:tcPr>
          <w:p w14:paraId="711E2511" w14:textId="77777777" w:rsidR="00C83F73" w:rsidRPr="005455CD" w:rsidRDefault="00C83F73" w:rsidP="00820326">
            <w:pPr>
              <w:rPr>
                <w:rFonts w:ascii="Times New Roman" w:hAnsi="Times New Roman" w:cs="Times New Roman"/>
                <w:b/>
                <w:bCs/>
                <w:i/>
              </w:rPr>
            </w:pPr>
          </w:p>
        </w:tc>
        <w:tc>
          <w:tcPr>
            <w:tcW w:w="682" w:type="pct"/>
          </w:tcPr>
          <w:p w14:paraId="2C80FB35" w14:textId="77777777" w:rsidR="00C83F73" w:rsidRPr="005455CD" w:rsidRDefault="00C83F73" w:rsidP="00820326">
            <w:pPr>
              <w:rPr>
                <w:rFonts w:ascii="Times New Roman" w:hAnsi="Times New Roman" w:cs="Times New Roman"/>
                <w:b/>
                <w:bCs/>
                <w:i/>
              </w:rPr>
            </w:pPr>
          </w:p>
        </w:tc>
        <w:tc>
          <w:tcPr>
            <w:tcW w:w="607" w:type="pct"/>
          </w:tcPr>
          <w:p w14:paraId="6B31E7CF" w14:textId="77777777" w:rsidR="00C83F73" w:rsidRPr="005455CD" w:rsidRDefault="00C83F73" w:rsidP="00820326">
            <w:pPr>
              <w:rPr>
                <w:rFonts w:ascii="Times New Roman" w:hAnsi="Times New Roman" w:cs="Times New Roman"/>
                <w:b/>
                <w:bCs/>
                <w:i/>
              </w:rPr>
            </w:pPr>
          </w:p>
        </w:tc>
      </w:tr>
      <w:tr w:rsidR="0060234A" w:rsidRPr="005455CD" w14:paraId="3EC0E866" w14:textId="77777777" w:rsidTr="0060234A">
        <w:tc>
          <w:tcPr>
            <w:tcW w:w="1045" w:type="pct"/>
          </w:tcPr>
          <w:p w14:paraId="5A80B48B" w14:textId="77777777" w:rsidR="0060234A" w:rsidRPr="005455CD" w:rsidRDefault="0060234A" w:rsidP="0060234A">
            <w:pPr>
              <w:rPr>
                <w:rFonts w:ascii="Times New Roman" w:hAnsi="Times New Roman" w:cs="Times New Roman"/>
              </w:rPr>
            </w:pPr>
            <w:r w:rsidRPr="005455CD">
              <w:rPr>
                <w:rFonts w:ascii="Times New Roman" w:hAnsi="Times New Roman" w:cs="Times New Roman"/>
              </w:rPr>
              <w:t>Overall</w:t>
            </w:r>
          </w:p>
        </w:tc>
        <w:tc>
          <w:tcPr>
            <w:tcW w:w="669" w:type="pct"/>
          </w:tcPr>
          <w:p w14:paraId="169B2C6A" w14:textId="29F6D86A" w:rsidR="0060234A" w:rsidRPr="005455CD" w:rsidRDefault="0060234A" w:rsidP="0060234A">
            <w:pPr>
              <w:rPr>
                <w:rFonts w:ascii="Times New Roman" w:hAnsi="Times New Roman" w:cs="Times New Roman"/>
              </w:rPr>
            </w:pPr>
            <w:r w:rsidRPr="005455CD">
              <w:rPr>
                <w:rFonts w:ascii="Times New Roman" w:hAnsi="Times New Roman" w:cs="Times New Roman"/>
              </w:rPr>
              <w:t>99.</w:t>
            </w:r>
            <w:ins w:id="555" w:author="Mohammad Nayeem Hasan" w:date="2023-01-10T21:35:00Z">
              <w:r w:rsidR="00E811E3">
                <w:rPr>
                  <w:rFonts w:ascii="Times New Roman" w:hAnsi="Times New Roman" w:cs="Times New Roman"/>
                </w:rPr>
                <w:t>50</w:t>
              </w:r>
            </w:ins>
            <w:del w:id="556" w:author="Mohammad Nayeem Hasan" w:date="2023-01-10T21:35:00Z">
              <w:r w:rsidRPr="005455CD" w:rsidDel="00E811E3">
                <w:rPr>
                  <w:rFonts w:ascii="Times New Roman" w:hAnsi="Times New Roman" w:cs="Times New Roman"/>
                </w:rPr>
                <w:delText>74</w:delText>
              </w:r>
            </w:del>
            <w:r w:rsidRPr="005455CD">
              <w:rPr>
                <w:rFonts w:ascii="Times New Roman" w:hAnsi="Times New Roman" w:cs="Times New Roman"/>
              </w:rPr>
              <w:t>%</w:t>
            </w:r>
          </w:p>
        </w:tc>
        <w:tc>
          <w:tcPr>
            <w:tcW w:w="634" w:type="pct"/>
          </w:tcPr>
          <w:p w14:paraId="5A0391E8" w14:textId="400DE6A6" w:rsidR="0060234A" w:rsidRPr="005455CD" w:rsidRDefault="0060234A" w:rsidP="0060234A">
            <w:pPr>
              <w:rPr>
                <w:rFonts w:ascii="Times New Roman" w:hAnsi="Times New Roman" w:cs="Times New Roman"/>
              </w:rPr>
            </w:pPr>
            <w:r w:rsidRPr="005455CD">
              <w:rPr>
                <w:rFonts w:ascii="Times New Roman" w:hAnsi="Times New Roman" w:cs="Times New Roman"/>
              </w:rPr>
              <w:t>0.</w:t>
            </w:r>
            <w:ins w:id="557" w:author="Mohammad Nayeem Hasan" w:date="2023-01-10T21:35:00Z">
              <w:r w:rsidR="00E811E3">
                <w:rPr>
                  <w:rFonts w:ascii="Times New Roman" w:hAnsi="Times New Roman" w:cs="Times New Roman"/>
                </w:rPr>
                <w:t>113</w:t>
              </w:r>
            </w:ins>
            <w:del w:id="558" w:author="Mohammad Nayeem Hasan" w:date="2023-01-10T21:35:00Z">
              <w:r w:rsidRPr="005455CD" w:rsidDel="00E811E3">
                <w:rPr>
                  <w:rFonts w:ascii="Times New Roman" w:hAnsi="Times New Roman" w:cs="Times New Roman"/>
                </w:rPr>
                <w:delText>081</w:delText>
              </w:r>
            </w:del>
          </w:p>
        </w:tc>
        <w:tc>
          <w:tcPr>
            <w:tcW w:w="682" w:type="pct"/>
          </w:tcPr>
          <w:p w14:paraId="56016259" w14:textId="59B88C20" w:rsidR="0060234A" w:rsidRPr="005455CD" w:rsidRDefault="0060234A" w:rsidP="0060234A">
            <w:pPr>
              <w:rPr>
                <w:rFonts w:ascii="Times New Roman" w:hAnsi="Times New Roman" w:cs="Times New Roman"/>
              </w:rPr>
            </w:pPr>
            <w:r w:rsidRPr="005455CD">
              <w:rPr>
                <w:rFonts w:ascii="Times New Roman" w:hAnsi="Times New Roman" w:cs="Times New Roman"/>
              </w:rPr>
              <w:t>0.0</w:t>
            </w:r>
            <w:ins w:id="559" w:author="Mohammad Nayeem Hasan" w:date="2023-01-10T21:36:00Z">
              <w:r w:rsidR="00E811E3">
                <w:rPr>
                  <w:rFonts w:ascii="Times New Roman" w:hAnsi="Times New Roman" w:cs="Times New Roman"/>
                </w:rPr>
                <w:t>59</w:t>
              </w:r>
            </w:ins>
            <w:del w:id="560" w:author="Mohammad Nayeem Hasan" w:date="2023-01-10T21:36:00Z">
              <w:r w:rsidRPr="005455CD" w:rsidDel="00E811E3">
                <w:rPr>
                  <w:rFonts w:ascii="Times New Roman" w:hAnsi="Times New Roman" w:cs="Times New Roman"/>
                </w:rPr>
                <w:delText>45</w:delText>
              </w:r>
            </w:del>
          </w:p>
        </w:tc>
        <w:tc>
          <w:tcPr>
            <w:tcW w:w="681" w:type="pct"/>
          </w:tcPr>
          <w:p w14:paraId="0E26CDD9" w14:textId="161E9014" w:rsidR="0060234A" w:rsidRPr="005455CD" w:rsidRDefault="00BD2D20" w:rsidP="0060234A">
            <w:pPr>
              <w:rPr>
                <w:rFonts w:ascii="Times New Roman" w:hAnsi="Times New Roman" w:cs="Times New Roman"/>
              </w:rPr>
            </w:pPr>
            <w:ins w:id="561" w:author="Mohammad Nayeem Hasan" w:date="2023-01-11T00:10:00Z">
              <w:r>
                <w:rPr>
                  <w:rFonts w:ascii="Times New Roman" w:hAnsi="Times New Roman" w:cs="Times New Roman"/>
                </w:rPr>
                <w:t>75</w:t>
              </w:r>
            </w:ins>
            <w:del w:id="562" w:author="Mohammad Nayeem Hasan" w:date="2023-01-11T00:10:00Z">
              <w:r w:rsidR="0060234A" w:rsidRPr="005455CD" w:rsidDel="00BD2D20">
                <w:rPr>
                  <w:rFonts w:ascii="Times New Roman" w:hAnsi="Times New Roman" w:cs="Times New Roman"/>
                </w:rPr>
                <w:delText>64</w:delText>
              </w:r>
            </w:del>
            <w:r w:rsidR="0060234A" w:rsidRPr="005455CD">
              <w:rPr>
                <w:rFonts w:ascii="Times New Roman" w:hAnsi="Times New Roman" w:cs="Times New Roman"/>
              </w:rPr>
              <w:t>.</w:t>
            </w:r>
            <w:ins w:id="563" w:author="Mohammad Nayeem Hasan" w:date="2023-01-11T00:11:00Z">
              <w:r>
                <w:rPr>
                  <w:rFonts w:ascii="Times New Roman" w:hAnsi="Times New Roman" w:cs="Times New Roman"/>
                </w:rPr>
                <w:t>11</w:t>
              </w:r>
            </w:ins>
            <w:del w:id="564" w:author="Mohammad Nayeem Hasan" w:date="2023-01-11T00:11:00Z">
              <w:r w:rsidR="0060234A" w:rsidRPr="005455CD" w:rsidDel="00BD2D20">
                <w:rPr>
                  <w:rFonts w:ascii="Times New Roman" w:hAnsi="Times New Roman" w:cs="Times New Roman"/>
                </w:rPr>
                <w:delText>65</w:delText>
              </w:r>
            </w:del>
            <w:r w:rsidR="0060234A" w:rsidRPr="005455CD">
              <w:rPr>
                <w:rFonts w:ascii="Times New Roman" w:hAnsi="Times New Roman" w:cs="Times New Roman"/>
              </w:rPr>
              <w:t>%</w:t>
            </w:r>
          </w:p>
        </w:tc>
        <w:tc>
          <w:tcPr>
            <w:tcW w:w="682" w:type="pct"/>
          </w:tcPr>
          <w:p w14:paraId="01B3A553" w14:textId="44B25D21" w:rsidR="0060234A" w:rsidRPr="005455CD" w:rsidRDefault="0060234A" w:rsidP="0060234A">
            <w:pPr>
              <w:rPr>
                <w:rFonts w:ascii="Times New Roman" w:hAnsi="Times New Roman" w:cs="Times New Roman"/>
              </w:rPr>
            </w:pPr>
            <w:r w:rsidRPr="005455CD">
              <w:rPr>
                <w:rFonts w:ascii="Times New Roman" w:hAnsi="Times New Roman" w:cs="Times New Roman"/>
              </w:rPr>
              <w:t>0.1</w:t>
            </w:r>
            <w:ins w:id="565" w:author="Mohammad Nayeem Hasan" w:date="2023-01-11T00:11:00Z">
              <w:r w:rsidR="00BD2D20">
                <w:rPr>
                  <w:rFonts w:ascii="Times New Roman" w:hAnsi="Times New Roman" w:cs="Times New Roman"/>
                </w:rPr>
                <w:t>26</w:t>
              </w:r>
            </w:ins>
            <w:del w:id="566" w:author="Mohammad Nayeem Hasan" w:date="2023-01-11T00:11:00Z">
              <w:r w:rsidRPr="005455CD" w:rsidDel="00BD2D20">
                <w:rPr>
                  <w:rFonts w:ascii="Times New Roman" w:hAnsi="Times New Roman" w:cs="Times New Roman"/>
                </w:rPr>
                <w:delText>06</w:delText>
              </w:r>
            </w:del>
          </w:p>
        </w:tc>
        <w:tc>
          <w:tcPr>
            <w:tcW w:w="607" w:type="pct"/>
          </w:tcPr>
          <w:p w14:paraId="63DA0A10" w14:textId="44C370D2" w:rsidR="0060234A" w:rsidRPr="005455CD" w:rsidRDefault="0060234A" w:rsidP="0060234A">
            <w:pPr>
              <w:rPr>
                <w:rFonts w:ascii="Times New Roman" w:hAnsi="Times New Roman" w:cs="Times New Roman"/>
              </w:rPr>
            </w:pPr>
            <w:r w:rsidRPr="005455CD">
              <w:rPr>
                <w:rFonts w:ascii="Times New Roman" w:hAnsi="Times New Roman" w:cs="Times New Roman"/>
              </w:rPr>
              <w:t>0.</w:t>
            </w:r>
            <w:ins w:id="567" w:author="Mohammad Nayeem Hasan" w:date="2023-01-11T00:11:00Z">
              <w:r w:rsidR="00BD2D20">
                <w:rPr>
                  <w:rFonts w:ascii="Times New Roman" w:hAnsi="Times New Roman" w:cs="Times New Roman"/>
                </w:rPr>
                <w:t>102</w:t>
              </w:r>
            </w:ins>
            <w:del w:id="568" w:author="Mohammad Nayeem Hasan" w:date="2023-01-11T00:11:00Z">
              <w:r w:rsidRPr="005455CD" w:rsidDel="00BD2D20">
                <w:rPr>
                  <w:rFonts w:ascii="Times New Roman" w:hAnsi="Times New Roman" w:cs="Times New Roman"/>
                </w:rPr>
                <w:delText>076</w:delText>
              </w:r>
            </w:del>
          </w:p>
        </w:tc>
      </w:tr>
    </w:tbl>
    <w:p w14:paraId="577B0A67" w14:textId="77777777" w:rsidR="00C83F73" w:rsidRPr="005455CD" w:rsidRDefault="00C83F73" w:rsidP="00C83F73">
      <w:pPr>
        <w:rPr>
          <w:rFonts w:ascii="Times New Roman" w:hAnsi="Times New Roman" w:cs="Times New Roman"/>
          <w:b/>
          <w:bCs/>
        </w:rPr>
      </w:pPr>
    </w:p>
    <w:p w14:paraId="264AFF0A" w14:textId="77777777" w:rsidR="00C83F73" w:rsidRPr="00BA7E40" w:rsidRDefault="00C83F73" w:rsidP="00C83F73">
      <w:pPr>
        <w:spacing w:after="0" w:line="480" w:lineRule="auto"/>
        <w:rPr>
          <w:rFonts w:ascii="Times New Roman" w:hAnsi="Times New Roman" w:cs="Times New Roman"/>
          <w:b/>
          <w:bCs/>
        </w:rPr>
      </w:pPr>
    </w:p>
    <w:p w14:paraId="38F05AA6" w14:textId="3A0577CF" w:rsidR="0095685D" w:rsidRDefault="0095685D">
      <w:pPr>
        <w:rPr>
          <w:rFonts w:ascii="Times New Roman" w:hAnsi="Times New Roman" w:cs="Times New Roman"/>
          <w:b/>
          <w:bCs/>
        </w:rPr>
      </w:pPr>
      <w:r>
        <w:rPr>
          <w:rFonts w:ascii="Times New Roman" w:hAnsi="Times New Roman" w:cs="Times New Roman"/>
          <w:b/>
          <w:bCs/>
        </w:rPr>
        <w:br w:type="page"/>
      </w:r>
    </w:p>
    <w:p w14:paraId="624AB2A8" w14:textId="77777777" w:rsidR="0095685D" w:rsidRPr="0095685D" w:rsidRDefault="0095685D">
      <w:pPr>
        <w:rPr>
          <w:rFonts w:ascii="Times New Roman" w:hAnsi="Times New Roman" w:cs="Times New Roman"/>
          <w:b/>
        </w:rPr>
      </w:pPr>
      <w:r w:rsidRPr="0095685D">
        <w:rPr>
          <w:rFonts w:ascii="Times New Roman" w:hAnsi="Times New Roman" w:cs="Times New Roman"/>
          <w:b/>
        </w:rPr>
        <w:lastRenderedPageBreak/>
        <w:t xml:space="preserve">Fig 1: </w:t>
      </w:r>
    </w:p>
    <w:p w14:paraId="244B6F40" w14:textId="2666420A" w:rsidR="00300847" w:rsidRDefault="00DB432A">
      <w:pPr>
        <w:rPr>
          <w:rFonts w:ascii="Times New Roman" w:hAnsi="Times New Roman" w:cs="Times New Roman"/>
          <w:bCs/>
        </w:rPr>
      </w:pPr>
      <w:del w:id="569" w:author="Mohammad Nayeem Hasan" w:date="2023-01-11T20:43:00Z">
        <w:r w:rsidDel="00C221AA">
          <w:rPr>
            <w:noProof/>
            <w:lang w:eastAsia="en-GB"/>
          </w:rPr>
          <w:drawing>
            <wp:inline distT="0" distB="0" distL="0" distR="0" wp14:anchorId="61E14C1A" wp14:editId="7BD234C7">
              <wp:extent cx="5731510" cy="3582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del>
      <w:ins w:id="570" w:author="Mohammad Nayeem Hasan" w:date="2023-01-11T20:43:00Z">
        <w:r w:rsidR="00C221AA">
          <w:rPr>
            <w:noProof/>
          </w:rPr>
          <w:drawing>
            <wp:inline distT="0" distB="0" distL="0" distR="0" wp14:anchorId="53B78C1B" wp14:editId="737B560D">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ins>
      <w:r w:rsidR="00300847">
        <w:rPr>
          <w:rFonts w:ascii="Times New Roman" w:hAnsi="Times New Roman" w:cs="Times New Roman"/>
          <w:bCs/>
        </w:rPr>
        <w:br w:type="page"/>
      </w:r>
    </w:p>
    <w:p w14:paraId="46B496E0" w14:textId="33DCF7B2" w:rsidR="00816ABE" w:rsidRDefault="00816ABE" w:rsidP="00816ABE">
      <w:pPr>
        <w:spacing w:line="480" w:lineRule="auto"/>
        <w:rPr>
          <w:rFonts w:ascii="Times New Roman" w:hAnsi="Times New Roman" w:cs="Times New Roman"/>
          <w:b/>
        </w:rPr>
      </w:pPr>
      <w:r>
        <w:rPr>
          <w:rFonts w:ascii="Times New Roman" w:hAnsi="Times New Roman" w:cs="Times New Roman"/>
          <w:b/>
        </w:rPr>
        <w:lastRenderedPageBreak/>
        <w:t xml:space="preserve">Fig </w:t>
      </w:r>
      <w:r w:rsidR="0095685D">
        <w:rPr>
          <w:rFonts w:ascii="Times New Roman" w:hAnsi="Times New Roman" w:cs="Times New Roman"/>
          <w:b/>
        </w:rPr>
        <w:t>2</w:t>
      </w:r>
      <w:r>
        <w:rPr>
          <w:rFonts w:ascii="Times New Roman" w:hAnsi="Times New Roman" w:cs="Times New Roman"/>
          <w:b/>
        </w:rPr>
        <w:t>:</w:t>
      </w:r>
    </w:p>
    <w:tbl>
      <w:tblPr>
        <w:tblStyle w:val="TableGrid"/>
        <w:tblW w:w="0" w:type="auto"/>
        <w:tblLook w:val="04A0" w:firstRow="1" w:lastRow="0" w:firstColumn="1" w:lastColumn="0" w:noHBand="0" w:noVBand="1"/>
      </w:tblPr>
      <w:tblGrid>
        <w:gridCol w:w="4642"/>
        <w:gridCol w:w="4374"/>
      </w:tblGrid>
      <w:tr w:rsidR="00EF46DC" w14:paraId="29E7D3AE" w14:textId="77777777" w:rsidTr="000937B8">
        <w:tc>
          <w:tcPr>
            <w:tcW w:w="9016" w:type="dxa"/>
            <w:gridSpan w:val="2"/>
          </w:tcPr>
          <w:p w14:paraId="79F43D7D" w14:textId="15405358" w:rsidR="00EF46DC" w:rsidRDefault="00A330D7" w:rsidP="000937B8">
            <w:pPr>
              <w:rPr>
                <w:rFonts w:ascii="Times New Roman" w:hAnsi="Times New Roman" w:cs="Times New Roman"/>
                <w:b/>
              </w:rPr>
            </w:pPr>
            <w:del w:id="571" w:author="Mohammad Nayeem Hasan" w:date="2023-01-11T20:43:00Z">
              <w:r w:rsidDel="00C221AA">
                <w:rPr>
                  <w:rFonts w:ascii="Times New Roman" w:hAnsi="Times New Roman" w:cs="Times New Roman"/>
                  <w:b/>
                  <w:noProof/>
                  <w:lang w:eastAsia="en-GB"/>
                </w:rPr>
                <w:lastRenderedPageBreak/>
                <w:drawing>
                  <wp:inline distT="0" distB="0" distL="0" distR="0" wp14:anchorId="47F4406B" wp14:editId="1D38A512">
                    <wp:extent cx="5730240" cy="57302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del>
            <w:ins w:id="572" w:author="Mohammad Nayeem Hasan" w:date="2023-01-11T20:43:00Z">
              <w:r w:rsidR="00C221AA">
                <w:t xml:space="preserve"> </w:t>
              </w:r>
              <w:r w:rsidR="00C221AA">
                <w:rPr>
                  <w:noProof/>
                </w:rPr>
                <w:lastRenderedPageBreak/>
                <w:drawing>
                  <wp:inline distT="0" distB="0" distL="0" distR="0" wp14:anchorId="128C0502" wp14:editId="377190C9">
                    <wp:extent cx="5731510" cy="52908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290820"/>
                            </a:xfrm>
                            <a:prstGeom prst="rect">
                              <a:avLst/>
                            </a:prstGeom>
                            <a:noFill/>
                            <a:ln>
                              <a:noFill/>
                            </a:ln>
                          </pic:spPr>
                        </pic:pic>
                      </a:graphicData>
                    </a:graphic>
                  </wp:inline>
                </w:drawing>
              </w:r>
            </w:ins>
          </w:p>
        </w:tc>
      </w:tr>
      <w:tr w:rsidR="00DB432A" w14:paraId="209DF6BC" w14:textId="77777777" w:rsidTr="005840F6">
        <w:tc>
          <w:tcPr>
            <w:tcW w:w="4675" w:type="dxa"/>
          </w:tcPr>
          <w:p w14:paraId="3DB08A03" w14:textId="6F1504DD" w:rsidR="00DB432A" w:rsidDel="007170F6" w:rsidRDefault="005876C4" w:rsidP="000937B8">
            <w:pPr>
              <w:rPr>
                <w:noProof/>
                <w:lang w:val="en-US"/>
              </w:rPr>
            </w:pPr>
            <w:r>
              <w:rPr>
                <w:rFonts w:ascii="Times New Roman" w:hAnsi="Times New Roman" w:cs="Times New Roman"/>
                <w:b/>
                <w:color w:val="1C1C1C"/>
                <w:shd w:val="clear" w:color="auto" w:fill="FFFFFF"/>
              </w:rPr>
              <w:lastRenderedPageBreak/>
              <w:t>R</w:t>
            </w:r>
            <w:r w:rsidR="00DB432A">
              <w:rPr>
                <w:rFonts w:ascii="Times New Roman" w:hAnsi="Times New Roman" w:cs="Times New Roman"/>
                <w:b/>
                <w:color w:val="1C1C1C"/>
                <w:shd w:val="clear" w:color="auto" w:fill="FFFFFF"/>
              </w:rPr>
              <w:t>eported Case-fatality rat</w:t>
            </w:r>
            <w:r w:rsidR="00C40F51">
              <w:rPr>
                <w:rFonts w:ascii="Times New Roman" w:hAnsi="Times New Roman" w:cs="Times New Roman"/>
                <w:b/>
                <w:color w:val="1C1C1C"/>
                <w:shd w:val="clear" w:color="auto" w:fill="FFFFFF"/>
              </w:rPr>
              <w:t>io</w:t>
            </w:r>
            <w:r w:rsidR="00DB432A">
              <w:rPr>
                <w:rFonts w:ascii="Times New Roman" w:hAnsi="Times New Roman" w:cs="Times New Roman"/>
                <w:b/>
                <w:color w:val="1C1C1C"/>
                <w:shd w:val="clear" w:color="auto" w:fill="FFFFFF"/>
              </w:rPr>
              <w:t xml:space="preserve"> </w:t>
            </w:r>
          </w:p>
        </w:tc>
        <w:tc>
          <w:tcPr>
            <w:tcW w:w="4341" w:type="dxa"/>
          </w:tcPr>
          <w:p w14:paraId="38AB59BA" w14:textId="77777777" w:rsidR="00DB432A" w:rsidDel="007170F6" w:rsidRDefault="00DB432A" w:rsidP="000937B8">
            <w:pPr>
              <w:jc w:val="center"/>
              <w:rPr>
                <w:noProof/>
                <w:lang w:val="en-US"/>
              </w:rPr>
            </w:pPr>
            <w:r>
              <w:rPr>
                <w:rFonts w:ascii="Times New Roman" w:hAnsi="Times New Roman" w:cs="Times New Roman"/>
                <w:b/>
                <w:color w:val="1C1C1C"/>
                <w:shd w:val="clear" w:color="auto" w:fill="FFFFFF"/>
              </w:rPr>
              <w:t>Excess mortality</w:t>
            </w:r>
          </w:p>
        </w:tc>
      </w:tr>
    </w:tbl>
    <w:p w14:paraId="2041AF4D" w14:textId="24EA0758" w:rsidR="008207D8" w:rsidRDefault="008207D8" w:rsidP="00816ABE">
      <w:pPr>
        <w:spacing w:line="480" w:lineRule="auto"/>
        <w:rPr>
          <w:rFonts w:ascii="Times New Roman" w:hAnsi="Times New Roman" w:cs="Times New Roman"/>
          <w:b/>
          <w:bCs/>
          <w:noProof/>
          <w:shd w:val="clear" w:color="auto" w:fill="FFFFFF"/>
          <w:lang w:val="en-US" w:bidi="bn-IN"/>
        </w:rPr>
      </w:pPr>
    </w:p>
    <w:p w14:paraId="0E9D2D2D" w14:textId="77777777" w:rsidR="008207D8" w:rsidRDefault="008207D8">
      <w:pPr>
        <w:rPr>
          <w:rFonts w:ascii="Times New Roman" w:hAnsi="Times New Roman" w:cs="Times New Roman"/>
          <w:b/>
          <w:bCs/>
          <w:noProof/>
          <w:shd w:val="clear" w:color="auto" w:fill="FFFFFF"/>
          <w:lang w:val="en-US" w:bidi="bn-IN"/>
        </w:rPr>
      </w:pPr>
      <w:r>
        <w:rPr>
          <w:rFonts w:ascii="Times New Roman" w:hAnsi="Times New Roman" w:cs="Times New Roman"/>
          <w:b/>
          <w:bCs/>
          <w:noProof/>
          <w:shd w:val="clear" w:color="auto" w:fill="FFFFFF"/>
          <w:lang w:val="en-US" w:bidi="bn-IN"/>
        </w:rPr>
        <w:br w:type="page"/>
      </w:r>
    </w:p>
    <w:p w14:paraId="0ADEEA5B" w14:textId="77777777" w:rsidR="00816ABE" w:rsidRDefault="00816ABE" w:rsidP="00816ABE">
      <w:pPr>
        <w:spacing w:line="480" w:lineRule="auto"/>
        <w:rPr>
          <w:rFonts w:ascii="Times New Roman" w:hAnsi="Times New Roman" w:cs="Times New Roman"/>
          <w:b/>
          <w:bCs/>
          <w:noProof/>
          <w:shd w:val="clear" w:color="auto" w:fill="FFFFFF"/>
          <w:lang w:val="en-US" w:bidi="bn-IN"/>
        </w:rPr>
      </w:pPr>
    </w:p>
    <w:p w14:paraId="04F0FC9F" w14:textId="40BDB31C" w:rsidR="00816ABE" w:rsidRPr="00BA7E40" w:rsidRDefault="00816ABE" w:rsidP="008207D8">
      <w:pPr>
        <w:spacing w:line="480" w:lineRule="auto"/>
        <w:rPr>
          <w:rFonts w:ascii="Times New Roman" w:hAnsi="Times New Roman" w:cs="Times New Roman"/>
          <w:bCs/>
        </w:rPr>
      </w:pPr>
      <w:r w:rsidRPr="00BA7E40">
        <w:rPr>
          <w:rFonts w:ascii="Times New Roman" w:hAnsi="Times New Roman" w:cs="Times New Roman"/>
          <w:b/>
          <w:bCs/>
          <w:noProof/>
          <w:shd w:val="clear" w:color="auto" w:fill="FFFFFF"/>
          <w:lang w:val="en-US" w:bidi="bn-IN"/>
        </w:rPr>
        <w:t xml:space="preserve">Fig </w:t>
      </w:r>
      <w:r w:rsidR="0095685D">
        <w:rPr>
          <w:rFonts w:ascii="Times New Roman" w:hAnsi="Times New Roman" w:cs="Times New Roman"/>
          <w:b/>
          <w:bCs/>
          <w:noProof/>
          <w:shd w:val="clear" w:color="auto" w:fill="FFFFFF"/>
          <w:lang w:val="en-US" w:bidi="bn-IN"/>
        </w:rPr>
        <w:t>3</w:t>
      </w:r>
    </w:p>
    <w:p w14:paraId="2C180E98" w14:textId="48EB56C2" w:rsidR="00816ABE" w:rsidRPr="00BA7E40" w:rsidRDefault="00BA69B1" w:rsidP="00816ABE">
      <w:pPr>
        <w:rPr>
          <w:rFonts w:ascii="Times New Roman" w:hAnsi="Times New Roman" w:cs="Times New Roman"/>
          <w:b/>
          <w:bCs/>
        </w:rPr>
      </w:pPr>
      <w:del w:id="573" w:author="Mohammad Nayeem Hasan" w:date="2023-01-11T20:44:00Z">
        <w:r w:rsidDel="00C221AA">
          <w:rPr>
            <w:noProof/>
            <w:lang w:eastAsia="en-GB"/>
          </w:rPr>
          <w:lastRenderedPageBreak/>
          <w:drawing>
            <wp:inline distT="0" distB="0" distL="0" distR="0" wp14:anchorId="7AC0E030" wp14:editId="0C3B4D34">
              <wp:extent cx="54864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del>
      <w:ins w:id="574" w:author="Mohammad Nayeem Hasan" w:date="2023-01-11T20:44:00Z">
        <w:r w:rsidR="00C221AA" w:rsidRPr="00C221AA">
          <w:t xml:space="preserve"> </w:t>
        </w:r>
        <w:r w:rsidR="00C221AA">
          <w:rPr>
            <w:noProof/>
          </w:rPr>
          <w:lastRenderedPageBreak/>
          <w:drawing>
            <wp:inline distT="0" distB="0" distL="0" distR="0" wp14:anchorId="7E6540A6" wp14:editId="7FA9871F">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ins>
    </w:p>
    <w:p w14:paraId="39E6A6AE" w14:textId="77777777" w:rsidR="00457CAB" w:rsidRDefault="00457CAB">
      <w:pPr>
        <w:rPr>
          <w:rFonts w:ascii="Times New Roman" w:hAnsi="Times New Roman" w:cs="Times New Roman"/>
          <w:b/>
          <w:bCs/>
        </w:rPr>
      </w:pPr>
      <w:r>
        <w:rPr>
          <w:rFonts w:ascii="Times New Roman" w:hAnsi="Times New Roman" w:cs="Times New Roman"/>
          <w:b/>
          <w:bCs/>
        </w:rPr>
        <w:br w:type="page"/>
      </w:r>
    </w:p>
    <w:p w14:paraId="31F4A4DA" w14:textId="0082464E" w:rsidR="00816ABE" w:rsidRDefault="008207D8" w:rsidP="00816ABE">
      <w:pPr>
        <w:rPr>
          <w:rFonts w:ascii="Times New Roman" w:hAnsi="Times New Roman" w:cs="Times New Roman"/>
          <w:b/>
          <w:bCs/>
        </w:rPr>
      </w:pPr>
      <w:r>
        <w:rPr>
          <w:rFonts w:ascii="Times New Roman" w:hAnsi="Times New Roman" w:cs="Times New Roman"/>
          <w:b/>
          <w:bCs/>
        </w:rPr>
        <w:lastRenderedPageBreak/>
        <w:t xml:space="preserve">Fig </w:t>
      </w:r>
      <w:r w:rsidR="0095685D">
        <w:rPr>
          <w:rFonts w:ascii="Times New Roman" w:hAnsi="Times New Roman" w:cs="Times New Roman"/>
          <w:b/>
          <w:bCs/>
        </w:rPr>
        <w:t>4</w:t>
      </w:r>
      <w:r>
        <w:rPr>
          <w:rFonts w:ascii="Times New Roman" w:hAnsi="Times New Roman" w:cs="Times New Roman"/>
          <w:b/>
          <w:bCs/>
        </w:rPr>
        <w:t xml:space="preserve">: </w:t>
      </w:r>
    </w:p>
    <w:tbl>
      <w:tblPr>
        <w:tblStyle w:val="TableGrid"/>
        <w:tblW w:w="0" w:type="auto"/>
        <w:tblLook w:val="04A0" w:firstRow="1" w:lastRow="0" w:firstColumn="1" w:lastColumn="0" w:noHBand="0" w:noVBand="1"/>
      </w:tblPr>
      <w:tblGrid>
        <w:gridCol w:w="9016"/>
      </w:tblGrid>
      <w:tr w:rsidR="00A330D7" w14:paraId="6E34C7C5" w14:textId="77777777" w:rsidTr="000937B8">
        <w:tc>
          <w:tcPr>
            <w:tcW w:w="9016" w:type="dxa"/>
          </w:tcPr>
          <w:p w14:paraId="6A4EDB02" w14:textId="09A43659" w:rsidR="00A330D7" w:rsidRDefault="00A330D7" w:rsidP="000937B8">
            <w:pPr>
              <w:tabs>
                <w:tab w:val="left" w:pos="4973"/>
              </w:tabs>
              <w:rPr>
                <w:rFonts w:ascii="Times New Roman" w:hAnsi="Times New Roman" w:cs="Times New Roman"/>
              </w:rPr>
            </w:pPr>
            <w:del w:id="575" w:author="Mohammad Nayeem Hasan" w:date="2023-01-11T20:44:00Z">
              <w:r w:rsidDel="00C221AA">
                <w:rPr>
                  <w:rFonts w:ascii="Times New Roman" w:hAnsi="Times New Roman" w:cs="Times New Roman"/>
                  <w:noProof/>
                  <w:lang w:eastAsia="en-GB"/>
                </w:rPr>
                <w:drawing>
                  <wp:inline distT="0" distB="0" distL="0" distR="0" wp14:anchorId="5AE38835" wp14:editId="6F3E3F2B">
                    <wp:extent cx="5631058" cy="2811780"/>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3166" cy="2812833"/>
                            </a:xfrm>
                            <a:prstGeom prst="rect">
                              <a:avLst/>
                            </a:prstGeom>
                            <a:noFill/>
                            <a:ln>
                              <a:noFill/>
                            </a:ln>
                          </pic:spPr>
                        </pic:pic>
                      </a:graphicData>
                    </a:graphic>
                  </wp:inline>
                </w:drawing>
              </w:r>
            </w:del>
            <w:ins w:id="576" w:author="Mohammad Nayeem Hasan" w:date="2023-01-11T20:44:00Z">
              <w:r w:rsidR="00C221AA">
                <w:t xml:space="preserve"> </w:t>
              </w:r>
              <w:r w:rsidR="00C221AA">
                <w:rPr>
                  <w:noProof/>
                </w:rPr>
                <w:drawing>
                  <wp:inline distT="0" distB="0" distL="0" distR="0" wp14:anchorId="03045791" wp14:editId="169C6A3C">
                    <wp:extent cx="5731510" cy="28257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25750"/>
                            </a:xfrm>
                            <a:prstGeom prst="rect">
                              <a:avLst/>
                            </a:prstGeom>
                            <a:noFill/>
                            <a:ln>
                              <a:noFill/>
                            </a:ln>
                          </pic:spPr>
                        </pic:pic>
                      </a:graphicData>
                    </a:graphic>
                  </wp:inline>
                </w:drawing>
              </w:r>
            </w:ins>
          </w:p>
        </w:tc>
      </w:tr>
    </w:tbl>
    <w:p w14:paraId="4533D0B3" w14:textId="36C31111" w:rsidR="00E467DD" w:rsidRPr="00BA7E40" w:rsidRDefault="00E467DD" w:rsidP="00816ABE">
      <w:pPr>
        <w:rPr>
          <w:rFonts w:ascii="Times New Roman" w:hAnsi="Times New Roman" w:cs="Times New Roman"/>
          <w:b/>
          <w:bCs/>
        </w:rPr>
      </w:pPr>
    </w:p>
    <w:p w14:paraId="3DD0B4DA" w14:textId="66A36273" w:rsidR="00003F12" w:rsidRPr="00BA7E40" w:rsidRDefault="00003F12" w:rsidP="00816ABE">
      <w:pPr>
        <w:spacing w:line="480" w:lineRule="auto"/>
        <w:rPr>
          <w:rFonts w:ascii="Times New Roman" w:hAnsi="Times New Roman" w:cs="Times New Roman"/>
          <w:b/>
          <w:bCs/>
        </w:rPr>
      </w:pPr>
    </w:p>
    <w:sectPr w:rsidR="00003F12" w:rsidRPr="00BA7E40" w:rsidSect="00C75A02">
      <w:footerReference w:type="default" r:id="rId20"/>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ohammad Nayeem Hasan" w:date="2023-01-11T21:16:00Z" w:initials="MNH">
    <w:p w14:paraId="55B42C71" w14:textId="77777777" w:rsidR="00CC64F9" w:rsidRDefault="00CC64F9">
      <w:pPr>
        <w:pStyle w:val="CommentText"/>
      </w:pPr>
      <w:r>
        <w:rPr>
          <w:rStyle w:val="CommentReference"/>
        </w:rPr>
        <w:annotationRef/>
      </w:r>
      <w:r>
        <w:t xml:space="preserve">Bhai, if possible cite these papers where appropriate - </w:t>
      </w:r>
    </w:p>
    <w:p w14:paraId="7C19D7FE" w14:textId="77777777" w:rsidR="00CC64F9" w:rsidRDefault="00000000">
      <w:pPr>
        <w:pStyle w:val="CommentText"/>
      </w:pPr>
      <w:hyperlink r:id="rId1" w:history="1">
        <w:r w:rsidR="00CC64F9" w:rsidRPr="007F69AD">
          <w:rPr>
            <w:rStyle w:val="Hyperlink"/>
          </w:rPr>
          <w:t>https://microbiologyjournal.org/an-estimation-of-five-decade-long-monkeypox-case-fatality-rate-systematic-review-and-meta-analysis/</w:t>
        </w:r>
      </w:hyperlink>
      <w:r w:rsidR="00CC64F9">
        <w:t xml:space="preserve"> </w:t>
      </w:r>
    </w:p>
    <w:p w14:paraId="06802F87" w14:textId="77777777" w:rsidR="00CC64F9" w:rsidRDefault="00000000">
      <w:pPr>
        <w:pStyle w:val="CommentText"/>
      </w:pPr>
      <w:hyperlink r:id="rId2" w:history="1">
        <w:r w:rsidR="00CC64F9" w:rsidRPr="007F69AD">
          <w:rPr>
            <w:rStyle w:val="Hyperlink"/>
          </w:rPr>
          <w:t>https://www.sciencedirect.com/science/article/pii/S004896972206449X</w:t>
        </w:r>
      </w:hyperlink>
      <w:r w:rsidR="00CC64F9">
        <w:t xml:space="preserve"> </w:t>
      </w:r>
    </w:p>
    <w:p w14:paraId="7EABF214" w14:textId="77777777" w:rsidR="00CC64F9" w:rsidRDefault="00000000">
      <w:pPr>
        <w:pStyle w:val="CommentText"/>
      </w:pPr>
      <w:hyperlink r:id="rId3" w:history="1">
        <w:r w:rsidR="00CC64F9" w:rsidRPr="007F69AD">
          <w:rPr>
            <w:rStyle w:val="Hyperlink"/>
          </w:rPr>
          <w:t>https://www.sciencedirect.com/science/article/pii/S246858442200071X</w:t>
        </w:r>
      </w:hyperlink>
      <w:r w:rsidR="00CC64F9">
        <w:rPr>
          <w:b/>
          <w:bCs/>
        </w:rPr>
        <w:t xml:space="preserve"> </w:t>
      </w:r>
    </w:p>
    <w:p w14:paraId="2572F7A2" w14:textId="77777777" w:rsidR="00CC64F9" w:rsidRDefault="00000000">
      <w:pPr>
        <w:pStyle w:val="CommentText"/>
      </w:pPr>
      <w:hyperlink r:id="rId4" w:history="1">
        <w:r w:rsidR="00CC64F9" w:rsidRPr="007F69AD">
          <w:rPr>
            <w:rStyle w:val="Hyperlink"/>
          </w:rPr>
          <w:t>https://www.sciencedirect.com/science/article/pii/S0269749122008934</w:t>
        </w:r>
      </w:hyperlink>
      <w:r w:rsidR="00CC64F9">
        <w:t xml:space="preserve"> </w:t>
      </w:r>
    </w:p>
    <w:p w14:paraId="4692B9D3" w14:textId="77777777" w:rsidR="00CC64F9" w:rsidRDefault="00CC64F9">
      <w:pPr>
        <w:pStyle w:val="CommentText"/>
      </w:pPr>
    </w:p>
    <w:p w14:paraId="05367C2D" w14:textId="77777777" w:rsidR="00CC64F9" w:rsidRDefault="00CC64F9" w:rsidP="007F69A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367C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9A5BF" w16cex:dateUtc="2023-01-11T1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367C2D" w16cid:durableId="2769A5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C43A9" w14:textId="77777777" w:rsidR="00102AA7" w:rsidRDefault="00102AA7">
      <w:pPr>
        <w:spacing w:after="0" w:line="240" w:lineRule="auto"/>
      </w:pPr>
      <w:r>
        <w:separator/>
      </w:r>
    </w:p>
  </w:endnote>
  <w:endnote w:type="continuationSeparator" w:id="0">
    <w:p w14:paraId="7A166737" w14:textId="77777777" w:rsidR="00102AA7" w:rsidRDefault="00102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343075"/>
      <w:docPartObj>
        <w:docPartGallery w:val="Page Numbers (Bottom of Page)"/>
        <w:docPartUnique/>
      </w:docPartObj>
    </w:sdtPr>
    <w:sdtEndPr>
      <w:rPr>
        <w:noProof/>
      </w:rPr>
    </w:sdtEndPr>
    <w:sdtContent>
      <w:p w14:paraId="05A506CA" w14:textId="1C80DBF8" w:rsidR="000937B8" w:rsidRDefault="000937B8">
        <w:pPr>
          <w:pStyle w:val="Footer"/>
          <w:jc w:val="center"/>
        </w:pPr>
        <w:r>
          <w:fldChar w:fldCharType="begin"/>
        </w:r>
        <w:r>
          <w:instrText xml:space="preserve"> PAGE   \* MERGEFORMAT </w:instrText>
        </w:r>
        <w:r>
          <w:fldChar w:fldCharType="separate"/>
        </w:r>
        <w:r w:rsidR="0074680B">
          <w:rPr>
            <w:noProof/>
          </w:rPr>
          <w:t>29</w:t>
        </w:r>
        <w:r>
          <w:rPr>
            <w:noProof/>
          </w:rPr>
          <w:fldChar w:fldCharType="end"/>
        </w:r>
      </w:p>
    </w:sdtContent>
  </w:sdt>
  <w:p w14:paraId="27023506" w14:textId="77777777" w:rsidR="000937B8" w:rsidRDefault="000937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2891E" w14:textId="77777777" w:rsidR="00102AA7" w:rsidRDefault="00102AA7">
      <w:pPr>
        <w:spacing w:after="0" w:line="240" w:lineRule="auto"/>
      </w:pPr>
      <w:r>
        <w:separator/>
      </w:r>
    </w:p>
  </w:footnote>
  <w:footnote w:type="continuationSeparator" w:id="0">
    <w:p w14:paraId="7F9C6F54" w14:textId="77777777" w:rsidR="00102AA7" w:rsidRDefault="00102A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009D0"/>
    <w:multiLevelType w:val="hybridMultilevel"/>
    <w:tmpl w:val="4B92A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F658E9"/>
    <w:multiLevelType w:val="hybridMultilevel"/>
    <w:tmpl w:val="698CB88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F0172CC"/>
    <w:multiLevelType w:val="hybridMultilevel"/>
    <w:tmpl w:val="533EE2E2"/>
    <w:lvl w:ilvl="0" w:tplc="3F7A9AA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1AD75D7"/>
    <w:multiLevelType w:val="hybridMultilevel"/>
    <w:tmpl w:val="14C8A7C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7A36855"/>
    <w:multiLevelType w:val="hybridMultilevel"/>
    <w:tmpl w:val="B8F63B9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643193"/>
    <w:multiLevelType w:val="hybridMultilevel"/>
    <w:tmpl w:val="FE4AE75A"/>
    <w:lvl w:ilvl="0" w:tplc="23E44972">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61973944">
    <w:abstractNumId w:val="2"/>
  </w:num>
  <w:num w:numId="2" w16cid:durableId="1972663546">
    <w:abstractNumId w:val="3"/>
  </w:num>
  <w:num w:numId="3" w16cid:durableId="889851893">
    <w:abstractNumId w:val="1"/>
  </w:num>
  <w:num w:numId="4" w16cid:durableId="1118380433">
    <w:abstractNumId w:val="0"/>
  </w:num>
  <w:num w:numId="5" w16cid:durableId="559757033">
    <w:abstractNumId w:val="4"/>
  </w:num>
  <w:num w:numId="6" w16cid:durableId="140622373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mmad Nayeem Hasan">
    <w15:presenceInfo w15:providerId="None" w15:userId="Mohammad Nayeem Hasan"/>
  </w15:person>
  <w15:person w15:author="Haider, Najmul">
    <w15:presenceInfo w15:providerId="AD" w15:userId="S::nhaider@rvc.ac.uk::f2b6ece1-b4b4-4ee4-a327-1acec84e93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D6C"/>
    <w:rsid w:val="000007AB"/>
    <w:rsid w:val="00000F42"/>
    <w:rsid w:val="00002291"/>
    <w:rsid w:val="00002569"/>
    <w:rsid w:val="0000389F"/>
    <w:rsid w:val="00003F12"/>
    <w:rsid w:val="000044E2"/>
    <w:rsid w:val="00004C67"/>
    <w:rsid w:val="00005229"/>
    <w:rsid w:val="00005895"/>
    <w:rsid w:val="000061F4"/>
    <w:rsid w:val="000067D5"/>
    <w:rsid w:val="00007D43"/>
    <w:rsid w:val="00007DD5"/>
    <w:rsid w:val="00010E67"/>
    <w:rsid w:val="00011AAF"/>
    <w:rsid w:val="00012B5C"/>
    <w:rsid w:val="000168B5"/>
    <w:rsid w:val="00016CEB"/>
    <w:rsid w:val="00017201"/>
    <w:rsid w:val="00017B41"/>
    <w:rsid w:val="000216EB"/>
    <w:rsid w:val="000218E6"/>
    <w:rsid w:val="00021CAC"/>
    <w:rsid w:val="00024190"/>
    <w:rsid w:val="0002630D"/>
    <w:rsid w:val="000271D4"/>
    <w:rsid w:val="00030732"/>
    <w:rsid w:val="00030D74"/>
    <w:rsid w:val="00032AD1"/>
    <w:rsid w:val="00032F25"/>
    <w:rsid w:val="000335E9"/>
    <w:rsid w:val="00035883"/>
    <w:rsid w:val="00035B6A"/>
    <w:rsid w:val="00037132"/>
    <w:rsid w:val="000407CC"/>
    <w:rsid w:val="000416E8"/>
    <w:rsid w:val="0004170E"/>
    <w:rsid w:val="00041CC8"/>
    <w:rsid w:val="000425BE"/>
    <w:rsid w:val="00043742"/>
    <w:rsid w:val="00044252"/>
    <w:rsid w:val="00044D07"/>
    <w:rsid w:val="0004616D"/>
    <w:rsid w:val="00046653"/>
    <w:rsid w:val="00046CA4"/>
    <w:rsid w:val="0004798F"/>
    <w:rsid w:val="00050C15"/>
    <w:rsid w:val="00050D56"/>
    <w:rsid w:val="00051F5E"/>
    <w:rsid w:val="00052099"/>
    <w:rsid w:val="000520DD"/>
    <w:rsid w:val="00052890"/>
    <w:rsid w:val="0005333E"/>
    <w:rsid w:val="0005426C"/>
    <w:rsid w:val="000571E4"/>
    <w:rsid w:val="000573ED"/>
    <w:rsid w:val="00057B7A"/>
    <w:rsid w:val="00061885"/>
    <w:rsid w:val="000625C1"/>
    <w:rsid w:val="000625F0"/>
    <w:rsid w:val="0006266F"/>
    <w:rsid w:val="000628E4"/>
    <w:rsid w:val="00062F0F"/>
    <w:rsid w:val="00063186"/>
    <w:rsid w:val="00064AB8"/>
    <w:rsid w:val="00064AD0"/>
    <w:rsid w:val="00064E09"/>
    <w:rsid w:val="00064EDB"/>
    <w:rsid w:val="000651A1"/>
    <w:rsid w:val="0006701F"/>
    <w:rsid w:val="00067EF8"/>
    <w:rsid w:val="000704E2"/>
    <w:rsid w:val="000706DF"/>
    <w:rsid w:val="00072740"/>
    <w:rsid w:val="000734B6"/>
    <w:rsid w:val="00075F05"/>
    <w:rsid w:val="00076F1E"/>
    <w:rsid w:val="00077188"/>
    <w:rsid w:val="000774C7"/>
    <w:rsid w:val="00077D21"/>
    <w:rsid w:val="00080634"/>
    <w:rsid w:val="000810FA"/>
    <w:rsid w:val="000824DA"/>
    <w:rsid w:val="00082774"/>
    <w:rsid w:val="00082E81"/>
    <w:rsid w:val="000872EF"/>
    <w:rsid w:val="00090694"/>
    <w:rsid w:val="00090B2F"/>
    <w:rsid w:val="000911B7"/>
    <w:rsid w:val="000914B5"/>
    <w:rsid w:val="000918A8"/>
    <w:rsid w:val="000931CA"/>
    <w:rsid w:val="000937B8"/>
    <w:rsid w:val="00093B79"/>
    <w:rsid w:val="00094B06"/>
    <w:rsid w:val="00096593"/>
    <w:rsid w:val="00096A19"/>
    <w:rsid w:val="000A0A18"/>
    <w:rsid w:val="000A20E9"/>
    <w:rsid w:val="000A5285"/>
    <w:rsid w:val="000A6541"/>
    <w:rsid w:val="000A7BC6"/>
    <w:rsid w:val="000B01B0"/>
    <w:rsid w:val="000B245C"/>
    <w:rsid w:val="000B39DB"/>
    <w:rsid w:val="000B3C5C"/>
    <w:rsid w:val="000B6954"/>
    <w:rsid w:val="000B7DBD"/>
    <w:rsid w:val="000C2361"/>
    <w:rsid w:val="000C44BE"/>
    <w:rsid w:val="000C4EC5"/>
    <w:rsid w:val="000C4EDA"/>
    <w:rsid w:val="000C5D2C"/>
    <w:rsid w:val="000C628F"/>
    <w:rsid w:val="000D1CB2"/>
    <w:rsid w:val="000D29A9"/>
    <w:rsid w:val="000D2B2C"/>
    <w:rsid w:val="000D39EF"/>
    <w:rsid w:val="000D3FD5"/>
    <w:rsid w:val="000D49D2"/>
    <w:rsid w:val="000D4AF2"/>
    <w:rsid w:val="000D5D50"/>
    <w:rsid w:val="000D6593"/>
    <w:rsid w:val="000D75AC"/>
    <w:rsid w:val="000E0A6A"/>
    <w:rsid w:val="000E0E96"/>
    <w:rsid w:val="000E1504"/>
    <w:rsid w:val="000E15E4"/>
    <w:rsid w:val="000E2CEF"/>
    <w:rsid w:val="000E3402"/>
    <w:rsid w:val="000E4045"/>
    <w:rsid w:val="000E42AE"/>
    <w:rsid w:val="000E43D3"/>
    <w:rsid w:val="000E47EF"/>
    <w:rsid w:val="000E5001"/>
    <w:rsid w:val="000E5954"/>
    <w:rsid w:val="000E6BB2"/>
    <w:rsid w:val="000E793B"/>
    <w:rsid w:val="000E7DE9"/>
    <w:rsid w:val="000F006B"/>
    <w:rsid w:val="000F0529"/>
    <w:rsid w:val="000F2057"/>
    <w:rsid w:val="000F3962"/>
    <w:rsid w:val="000F3E36"/>
    <w:rsid w:val="000F6EF2"/>
    <w:rsid w:val="000F7407"/>
    <w:rsid w:val="000F7EE6"/>
    <w:rsid w:val="00100744"/>
    <w:rsid w:val="00101A87"/>
    <w:rsid w:val="00102AA7"/>
    <w:rsid w:val="001031B0"/>
    <w:rsid w:val="00104466"/>
    <w:rsid w:val="0010493A"/>
    <w:rsid w:val="00105893"/>
    <w:rsid w:val="001065F8"/>
    <w:rsid w:val="00106910"/>
    <w:rsid w:val="001112BD"/>
    <w:rsid w:val="00111A8D"/>
    <w:rsid w:val="0011391E"/>
    <w:rsid w:val="00113D39"/>
    <w:rsid w:val="00113E1C"/>
    <w:rsid w:val="00114165"/>
    <w:rsid w:val="00114195"/>
    <w:rsid w:val="00114394"/>
    <w:rsid w:val="00114B62"/>
    <w:rsid w:val="001168C6"/>
    <w:rsid w:val="00116BBD"/>
    <w:rsid w:val="00121EE9"/>
    <w:rsid w:val="001220B7"/>
    <w:rsid w:val="0012274D"/>
    <w:rsid w:val="00122EE8"/>
    <w:rsid w:val="001247AE"/>
    <w:rsid w:val="0012782D"/>
    <w:rsid w:val="00127A4F"/>
    <w:rsid w:val="00127EFB"/>
    <w:rsid w:val="00130561"/>
    <w:rsid w:val="001316F8"/>
    <w:rsid w:val="00132768"/>
    <w:rsid w:val="00134D93"/>
    <w:rsid w:val="00134FB0"/>
    <w:rsid w:val="00135A0A"/>
    <w:rsid w:val="00135CBE"/>
    <w:rsid w:val="001371B1"/>
    <w:rsid w:val="00141276"/>
    <w:rsid w:val="001416CE"/>
    <w:rsid w:val="001418DB"/>
    <w:rsid w:val="00142083"/>
    <w:rsid w:val="0014257C"/>
    <w:rsid w:val="0014309D"/>
    <w:rsid w:val="00144836"/>
    <w:rsid w:val="0014527F"/>
    <w:rsid w:val="00146639"/>
    <w:rsid w:val="00147811"/>
    <w:rsid w:val="00150108"/>
    <w:rsid w:val="001515A0"/>
    <w:rsid w:val="00151A3F"/>
    <w:rsid w:val="00151AEA"/>
    <w:rsid w:val="001529EA"/>
    <w:rsid w:val="001534B8"/>
    <w:rsid w:val="00153B9D"/>
    <w:rsid w:val="001549E7"/>
    <w:rsid w:val="001555D9"/>
    <w:rsid w:val="00155D68"/>
    <w:rsid w:val="0016031D"/>
    <w:rsid w:val="001607A4"/>
    <w:rsid w:val="00160E78"/>
    <w:rsid w:val="0016325D"/>
    <w:rsid w:val="00163655"/>
    <w:rsid w:val="00166B89"/>
    <w:rsid w:val="00171025"/>
    <w:rsid w:val="001756C4"/>
    <w:rsid w:val="00175E07"/>
    <w:rsid w:val="00175F8B"/>
    <w:rsid w:val="00176E88"/>
    <w:rsid w:val="00177195"/>
    <w:rsid w:val="0017746E"/>
    <w:rsid w:val="00182CBD"/>
    <w:rsid w:val="00182F28"/>
    <w:rsid w:val="0018350F"/>
    <w:rsid w:val="00183F60"/>
    <w:rsid w:val="00184109"/>
    <w:rsid w:val="00184BCB"/>
    <w:rsid w:val="00184FC5"/>
    <w:rsid w:val="001859F1"/>
    <w:rsid w:val="00187395"/>
    <w:rsid w:val="00187A8A"/>
    <w:rsid w:val="00187B75"/>
    <w:rsid w:val="0019117A"/>
    <w:rsid w:val="00191ED1"/>
    <w:rsid w:val="00193D62"/>
    <w:rsid w:val="00195135"/>
    <w:rsid w:val="00195B08"/>
    <w:rsid w:val="001974EA"/>
    <w:rsid w:val="00197AD4"/>
    <w:rsid w:val="001A0FCE"/>
    <w:rsid w:val="001A1C95"/>
    <w:rsid w:val="001A1D8A"/>
    <w:rsid w:val="001A23D5"/>
    <w:rsid w:val="001A77CA"/>
    <w:rsid w:val="001A79A4"/>
    <w:rsid w:val="001B00CA"/>
    <w:rsid w:val="001B1A5E"/>
    <w:rsid w:val="001B2AC0"/>
    <w:rsid w:val="001B342F"/>
    <w:rsid w:val="001B35A5"/>
    <w:rsid w:val="001B3D03"/>
    <w:rsid w:val="001B5EC2"/>
    <w:rsid w:val="001C0621"/>
    <w:rsid w:val="001C0C96"/>
    <w:rsid w:val="001C124B"/>
    <w:rsid w:val="001C1580"/>
    <w:rsid w:val="001C27D9"/>
    <w:rsid w:val="001C3288"/>
    <w:rsid w:val="001C40EF"/>
    <w:rsid w:val="001C4C8E"/>
    <w:rsid w:val="001C7EFB"/>
    <w:rsid w:val="001D1DE5"/>
    <w:rsid w:val="001D1FC0"/>
    <w:rsid w:val="001D2A5D"/>
    <w:rsid w:val="001D4319"/>
    <w:rsid w:val="001D4363"/>
    <w:rsid w:val="001D440E"/>
    <w:rsid w:val="001D46B5"/>
    <w:rsid w:val="001D48DC"/>
    <w:rsid w:val="001D5689"/>
    <w:rsid w:val="001D6A60"/>
    <w:rsid w:val="001D6CE2"/>
    <w:rsid w:val="001E152B"/>
    <w:rsid w:val="001E1B9E"/>
    <w:rsid w:val="001E2CEA"/>
    <w:rsid w:val="001E466A"/>
    <w:rsid w:val="001E49E6"/>
    <w:rsid w:val="001E5FE2"/>
    <w:rsid w:val="001E67ED"/>
    <w:rsid w:val="001F0367"/>
    <w:rsid w:val="001F042A"/>
    <w:rsid w:val="001F08EF"/>
    <w:rsid w:val="001F26BA"/>
    <w:rsid w:val="001F5156"/>
    <w:rsid w:val="001F5F17"/>
    <w:rsid w:val="001F7511"/>
    <w:rsid w:val="001F7C04"/>
    <w:rsid w:val="00202A89"/>
    <w:rsid w:val="0020324A"/>
    <w:rsid w:val="002036DF"/>
    <w:rsid w:val="0020668F"/>
    <w:rsid w:val="00206CF9"/>
    <w:rsid w:val="00206E9C"/>
    <w:rsid w:val="002073BA"/>
    <w:rsid w:val="002104FB"/>
    <w:rsid w:val="00210D62"/>
    <w:rsid w:val="0021176A"/>
    <w:rsid w:val="0021325C"/>
    <w:rsid w:val="002136FF"/>
    <w:rsid w:val="00215D83"/>
    <w:rsid w:val="00216453"/>
    <w:rsid w:val="00216C49"/>
    <w:rsid w:val="00220160"/>
    <w:rsid w:val="00221AEC"/>
    <w:rsid w:val="00223A08"/>
    <w:rsid w:val="00223FEE"/>
    <w:rsid w:val="00224945"/>
    <w:rsid w:val="00226649"/>
    <w:rsid w:val="002266DE"/>
    <w:rsid w:val="00226D01"/>
    <w:rsid w:val="00227973"/>
    <w:rsid w:val="002309B9"/>
    <w:rsid w:val="002311D4"/>
    <w:rsid w:val="0023172A"/>
    <w:rsid w:val="002318B1"/>
    <w:rsid w:val="002320EA"/>
    <w:rsid w:val="00232374"/>
    <w:rsid w:val="00232E1C"/>
    <w:rsid w:val="00235A2A"/>
    <w:rsid w:val="0023790D"/>
    <w:rsid w:val="00240E7F"/>
    <w:rsid w:val="00241427"/>
    <w:rsid w:val="00241626"/>
    <w:rsid w:val="002418BB"/>
    <w:rsid w:val="002426EC"/>
    <w:rsid w:val="00242EF2"/>
    <w:rsid w:val="00242F44"/>
    <w:rsid w:val="00245BE8"/>
    <w:rsid w:val="0024683D"/>
    <w:rsid w:val="00247551"/>
    <w:rsid w:val="0025006A"/>
    <w:rsid w:val="00250D04"/>
    <w:rsid w:val="00252885"/>
    <w:rsid w:val="00253576"/>
    <w:rsid w:val="00254E53"/>
    <w:rsid w:val="002552ED"/>
    <w:rsid w:val="002554DA"/>
    <w:rsid w:val="00256561"/>
    <w:rsid w:val="00257F6D"/>
    <w:rsid w:val="002617D4"/>
    <w:rsid w:val="0026232B"/>
    <w:rsid w:val="0026261E"/>
    <w:rsid w:val="00262B52"/>
    <w:rsid w:val="00262DA6"/>
    <w:rsid w:val="00262F5C"/>
    <w:rsid w:val="0026353F"/>
    <w:rsid w:val="002635F1"/>
    <w:rsid w:val="00264251"/>
    <w:rsid w:val="0026489D"/>
    <w:rsid w:val="00265FB0"/>
    <w:rsid w:val="002664AC"/>
    <w:rsid w:val="00266C05"/>
    <w:rsid w:val="00271AE1"/>
    <w:rsid w:val="00271CF9"/>
    <w:rsid w:val="00271E2F"/>
    <w:rsid w:val="0027237C"/>
    <w:rsid w:val="00272BA0"/>
    <w:rsid w:val="00272BF2"/>
    <w:rsid w:val="00273EA4"/>
    <w:rsid w:val="00274654"/>
    <w:rsid w:val="00274D86"/>
    <w:rsid w:val="002757C6"/>
    <w:rsid w:val="00277A1F"/>
    <w:rsid w:val="00277BD9"/>
    <w:rsid w:val="00277EAE"/>
    <w:rsid w:val="00280BCB"/>
    <w:rsid w:val="002833B8"/>
    <w:rsid w:val="00284041"/>
    <w:rsid w:val="00285362"/>
    <w:rsid w:val="00285C4D"/>
    <w:rsid w:val="00286649"/>
    <w:rsid w:val="002875A2"/>
    <w:rsid w:val="00287663"/>
    <w:rsid w:val="00293C00"/>
    <w:rsid w:val="00294D59"/>
    <w:rsid w:val="00294F52"/>
    <w:rsid w:val="00296C70"/>
    <w:rsid w:val="00296F46"/>
    <w:rsid w:val="00297217"/>
    <w:rsid w:val="0029736A"/>
    <w:rsid w:val="00297C99"/>
    <w:rsid w:val="002A08A1"/>
    <w:rsid w:val="002A0BB1"/>
    <w:rsid w:val="002A1C43"/>
    <w:rsid w:val="002A1EC7"/>
    <w:rsid w:val="002A27BC"/>
    <w:rsid w:val="002A2C1E"/>
    <w:rsid w:val="002A45A8"/>
    <w:rsid w:val="002A4789"/>
    <w:rsid w:val="002A6180"/>
    <w:rsid w:val="002A648C"/>
    <w:rsid w:val="002B01B3"/>
    <w:rsid w:val="002B0597"/>
    <w:rsid w:val="002B0B5D"/>
    <w:rsid w:val="002B136C"/>
    <w:rsid w:val="002B22CF"/>
    <w:rsid w:val="002B275A"/>
    <w:rsid w:val="002B27AC"/>
    <w:rsid w:val="002B4121"/>
    <w:rsid w:val="002B575B"/>
    <w:rsid w:val="002B5A3F"/>
    <w:rsid w:val="002B5FB2"/>
    <w:rsid w:val="002C1C61"/>
    <w:rsid w:val="002C2C92"/>
    <w:rsid w:val="002C390F"/>
    <w:rsid w:val="002C3FC1"/>
    <w:rsid w:val="002C5DBD"/>
    <w:rsid w:val="002D11B7"/>
    <w:rsid w:val="002D1B1A"/>
    <w:rsid w:val="002D3D9B"/>
    <w:rsid w:val="002D630A"/>
    <w:rsid w:val="002D65EB"/>
    <w:rsid w:val="002D78DD"/>
    <w:rsid w:val="002E026E"/>
    <w:rsid w:val="002E044F"/>
    <w:rsid w:val="002E1776"/>
    <w:rsid w:val="002E2B9A"/>
    <w:rsid w:val="002E3972"/>
    <w:rsid w:val="002E3DB2"/>
    <w:rsid w:val="002E40D1"/>
    <w:rsid w:val="002E4A48"/>
    <w:rsid w:val="002E4E79"/>
    <w:rsid w:val="002E5A59"/>
    <w:rsid w:val="002F02EF"/>
    <w:rsid w:val="002F06F7"/>
    <w:rsid w:val="002F1C77"/>
    <w:rsid w:val="002F1DDA"/>
    <w:rsid w:val="002F29BE"/>
    <w:rsid w:val="002F31B6"/>
    <w:rsid w:val="002F3B75"/>
    <w:rsid w:val="00300847"/>
    <w:rsid w:val="00300D42"/>
    <w:rsid w:val="0030128B"/>
    <w:rsid w:val="00302676"/>
    <w:rsid w:val="00303708"/>
    <w:rsid w:val="00307B50"/>
    <w:rsid w:val="00311B6D"/>
    <w:rsid w:val="00312B22"/>
    <w:rsid w:val="003148F4"/>
    <w:rsid w:val="0031544E"/>
    <w:rsid w:val="00315A86"/>
    <w:rsid w:val="003161EE"/>
    <w:rsid w:val="00316B4C"/>
    <w:rsid w:val="00321385"/>
    <w:rsid w:val="003239EC"/>
    <w:rsid w:val="003260E8"/>
    <w:rsid w:val="00326182"/>
    <w:rsid w:val="00327044"/>
    <w:rsid w:val="0033094F"/>
    <w:rsid w:val="003313DE"/>
    <w:rsid w:val="00331832"/>
    <w:rsid w:val="003321F8"/>
    <w:rsid w:val="00332215"/>
    <w:rsid w:val="00332DED"/>
    <w:rsid w:val="0033360B"/>
    <w:rsid w:val="00333709"/>
    <w:rsid w:val="00334989"/>
    <w:rsid w:val="00334EA2"/>
    <w:rsid w:val="00335FD1"/>
    <w:rsid w:val="00336867"/>
    <w:rsid w:val="003379D2"/>
    <w:rsid w:val="00341AB3"/>
    <w:rsid w:val="00341F3A"/>
    <w:rsid w:val="00341FD0"/>
    <w:rsid w:val="00342741"/>
    <w:rsid w:val="003433F4"/>
    <w:rsid w:val="003449AF"/>
    <w:rsid w:val="00344D20"/>
    <w:rsid w:val="00344E25"/>
    <w:rsid w:val="00345336"/>
    <w:rsid w:val="00345D96"/>
    <w:rsid w:val="003469F6"/>
    <w:rsid w:val="0035007F"/>
    <w:rsid w:val="00350102"/>
    <w:rsid w:val="00350BAC"/>
    <w:rsid w:val="0035102E"/>
    <w:rsid w:val="00351556"/>
    <w:rsid w:val="00351BF6"/>
    <w:rsid w:val="00351E18"/>
    <w:rsid w:val="00351ED2"/>
    <w:rsid w:val="00352338"/>
    <w:rsid w:val="003525A8"/>
    <w:rsid w:val="00352B58"/>
    <w:rsid w:val="00352FFE"/>
    <w:rsid w:val="00354524"/>
    <w:rsid w:val="00354592"/>
    <w:rsid w:val="00354DB8"/>
    <w:rsid w:val="00355354"/>
    <w:rsid w:val="00355CFD"/>
    <w:rsid w:val="00357539"/>
    <w:rsid w:val="00357FBE"/>
    <w:rsid w:val="003606B4"/>
    <w:rsid w:val="0036183F"/>
    <w:rsid w:val="00362A54"/>
    <w:rsid w:val="00362E5B"/>
    <w:rsid w:val="0036307F"/>
    <w:rsid w:val="00363A40"/>
    <w:rsid w:val="00364980"/>
    <w:rsid w:val="0036535A"/>
    <w:rsid w:val="0036580B"/>
    <w:rsid w:val="00366882"/>
    <w:rsid w:val="003673A8"/>
    <w:rsid w:val="00367659"/>
    <w:rsid w:val="00371DC4"/>
    <w:rsid w:val="003722C3"/>
    <w:rsid w:val="0037230E"/>
    <w:rsid w:val="00373070"/>
    <w:rsid w:val="00374A22"/>
    <w:rsid w:val="0037667B"/>
    <w:rsid w:val="003779DB"/>
    <w:rsid w:val="003802A5"/>
    <w:rsid w:val="00381AFC"/>
    <w:rsid w:val="00384111"/>
    <w:rsid w:val="003852B5"/>
    <w:rsid w:val="003869F4"/>
    <w:rsid w:val="00386B90"/>
    <w:rsid w:val="003872BD"/>
    <w:rsid w:val="003912EA"/>
    <w:rsid w:val="0039360A"/>
    <w:rsid w:val="0039586F"/>
    <w:rsid w:val="003960A2"/>
    <w:rsid w:val="00396716"/>
    <w:rsid w:val="003A0AA8"/>
    <w:rsid w:val="003A1215"/>
    <w:rsid w:val="003A1CC4"/>
    <w:rsid w:val="003A221C"/>
    <w:rsid w:val="003A39BE"/>
    <w:rsid w:val="003A3DBC"/>
    <w:rsid w:val="003A429F"/>
    <w:rsid w:val="003A76D3"/>
    <w:rsid w:val="003B095E"/>
    <w:rsid w:val="003B128D"/>
    <w:rsid w:val="003B13B6"/>
    <w:rsid w:val="003B2F53"/>
    <w:rsid w:val="003B31FE"/>
    <w:rsid w:val="003B3579"/>
    <w:rsid w:val="003B374D"/>
    <w:rsid w:val="003B3B13"/>
    <w:rsid w:val="003B5623"/>
    <w:rsid w:val="003B748C"/>
    <w:rsid w:val="003B757A"/>
    <w:rsid w:val="003C0971"/>
    <w:rsid w:val="003C09C6"/>
    <w:rsid w:val="003C3E1A"/>
    <w:rsid w:val="003C54D6"/>
    <w:rsid w:val="003C69A6"/>
    <w:rsid w:val="003C751A"/>
    <w:rsid w:val="003C7781"/>
    <w:rsid w:val="003C78DC"/>
    <w:rsid w:val="003C790D"/>
    <w:rsid w:val="003D231E"/>
    <w:rsid w:val="003D2B0E"/>
    <w:rsid w:val="003D2CA7"/>
    <w:rsid w:val="003D37A4"/>
    <w:rsid w:val="003D3D71"/>
    <w:rsid w:val="003D519C"/>
    <w:rsid w:val="003D542A"/>
    <w:rsid w:val="003D60B2"/>
    <w:rsid w:val="003D62BC"/>
    <w:rsid w:val="003D696C"/>
    <w:rsid w:val="003D7F2C"/>
    <w:rsid w:val="003E0916"/>
    <w:rsid w:val="003E0B5D"/>
    <w:rsid w:val="003E3E34"/>
    <w:rsid w:val="003E4BF9"/>
    <w:rsid w:val="003E5036"/>
    <w:rsid w:val="003E61E6"/>
    <w:rsid w:val="003F09AF"/>
    <w:rsid w:val="003F2120"/>
    <w:rsid w:val="003F2809"/>
    <w:rsid w:val="003F2FD0"/>
    <w:rsid w:val="003F3BA6"/>
    <w:rsid w:val="003F418A"/>
    <w:rsid w:val="003F429A"/>
    <w:rsid w:val="003F44D8"/>
    <w:rsid w:val="003F6AD1"/>
    <w:rsid w:val="003F6CDB"/>
    <w:rsid w:val="00400322"/>
    <w:rsid w:val="00401007"/>
    <w:rsid w:val="00401D56"/>
    <w:rsid w:val="00401E97"/>
    <w:rsid w:val="0040316A"/>
    <w:rsid w:val="0040373F"/>
    <w:rsid w:val="00404EB4"/>
    <w:rsid w:val="00406EF8"/>
    <w:rsid w:val="00410BF1"/>
    <w:rsid w:val="00410CCF"/>
    <w:rsid w:val="0041128D"/>
    <w:rsid w:val="00411ABC"/>
    <w:rsid w:val="00414603"/>
    <w:rsid w:val="00414799"/>
    <w:rsid w:val="0041602A"/>
    <w:rsid w:val="0041686C"/>
    <w:rsid w:val="004172D5"/>
    <w:rsid w:val="0041782B"/>
    <w:rsid w:val="0041792C"/>
    <w:rsid w:val="00417F69"/>
    <w:rsid w:val="00424046"/>
    <w:rsid w:val="00424105"/>
    <w:rsid w:val="0042444D"/>
    <w:rsid w:val="0042527A"/>
    <w:rsid w:val="004269FE"/>
    <w:rsid w:val="0042740D"/>
    <w:rsid w:val="004317F1"/>
    <w:rsid w:val="0043738A"/>
    <w:rsid w:val="00437A71"/>
    <w:rsid w:val="00443F57"/>
    <w:rsid w:val="0044576A"/>
    <w:rsid w:val="004465E7"/>
    <w:rsid w:val="0045159B"/>
    <w:rsid w:val="004541F2"/>
    <w:rsid w:val="0045431F"/>
    <w:rsid w:val="0045434A"/>
    <w:rsid w:val="00454C01"/>
    <w:rsid w:val="00454EA7"/>
    <w:rsid w:val="0045541C"/>
    <w:rsid w:val="004559F8"/>
    <w:rsid w:val="00455E9E"/>
    <w:rsid w:val="00457CAB"/>
    <w:rsid w:val="00457CE5"/>
    <w:rsid w:val="00460881"/>
    <w:rsid w:val="00460C31"/>
    <w:rsid w:val="00461630"/>
    <w:rsid w:val="00465BB0"/>
    <w:rsid w:val="00465C00"/>
    <w:rsid w:val="00466427"/>
    <w:rsid w:val="004664E3"/>
    <w:rsid w:val="004708EC"/>
    <w:rsid w:val="004723C4"/>
    <w:rsid w:val="00472786"/>
    <w:rsid w:val="00472E08"/>
    <w:rsid w:val="00472F2B"/>
    <w:rsid w:val="00475396"/>
    <w:rsid w:val="00477593"/>
    <w:rsid w:val="0048042F"/>
    <w:rsid w:val="00480E9E"/>
    <w:rsid w:val="004827CF"/>
    <w:rsid w:val="0048372F"/>
    <w:rsid w:val="00483B88"/>
    <w:rsid w:val="00483EE9"/>
    <w:rsid w:val="00484B24"/>
    <w:rsid w:val="00485DA8"/>
    <w:rsid w:val="004873DC"/>
    <w:rsid w:val="004927B3"/>
    <w:rsid w:val="00492CDE"/>
    <w:rsid w:val="00492F6C"/>
    <w:rsid w:val="004944B6"/>
    <w:rsid w:val="004945DC"/>
    <w:rsid w:val="00494766"/>
    <w:rsid w:val="004947B5"/>
    <w:rsid w:val="00494EDD"/>
    <w:rsid w:val="00495435"/>
    <w:rsid w:val="00495DEC"/>
    <w:rsid w:val="00496511"/>
    <w:rsid w:val="00496E01"/>
    <w:rsid w:val="004A04D2"/>
    <w:rsid w:val="004A4307"/>
    <w:rsid w:val="004A43A9"/>
    <w:rsid w:val="004A592D"/>
    <w:rsid w:val="004A7C6F"/>
    <w:rsid w:val="004B084A"/>
    <w:rsid w:val="004B0BF3"/>
    <w:rsid w:val="004B1AA8"/>
    <w:rsid w:val="004B24B6"/>
    <w:rsid w:val="004B4C1A"/>
    <w:rsid w:val="004B702A"/>
    <w:rsid w:val="004B705C"/>
    <w:rsid w:val="004B7FEA"/>
    <w:rsid w:val="004C0BF4"/>
    <w:rsid w:val="004C1253"/>
    <w:rsid w:val="004C2FB8"/>
    <w:rsid w:val="004C35B7"/>
    <w:rsid w:val="004C4ABB"/>
    <w:rsid w:val="004C68D2"/>
    <w:rsid w:val="004D0422"/>
    <w:rsid w:val="004D1013"/>
    <w:rsid w:val="004D11D2"/>
    <w:rsid w:val="004D2C67"/>
    <w:rsid w:val="004D3D26"/>
    <w:rsid w:val="004D44D1"/>
    <w:rsid w:val="004D4EB7"/>
    <w:rsid w:val="004D533E"/>
    <w:rsid w:val="004D57FC"/>
    <w:rsid w:val="004D7481"/>
    <w:rsid w:val="004E1A77"/>
    <w:rsid w:val="004E28C9"/>
    <w:rsid w:val="004E3A41"/>
    <w:rsid w:val="004E3BBF"/>
    <w:rsid w:val="004E5934"/>
    <w:rsid w:val="004E6B52"/>
    <w:rsid w:val="004E79F2"/>
    <w:rsid w:val="004F0EFB"/>
    <w:rsid w:val="004F1125"/>
    <w:rsid w:val="004F1FB4"/>
    <w:rsid w:val="004F3D8A"/>
    <w:rsid w:val="00501616"/>
    <w:rsid w:val="00501936"/>
    <w:rsid w:val="00502710"/>
    <w:rsid w:val="005036D6"/>
    <w:rsid w:val="00503BD7"/>
    <w:rsid w:val="00504123"/>
    <w:rsid w:val="005067D9"/>
    <w:rsid w:val="00510211"/>
    <w:rsid w:val="00510F2D"/>
    <w:rsid w:val="00513A26"/>
    <w:rsid w:val="00513A6C"/>
    <w:rsid w:val="005169B0"/>
    <w:rsid w:val="00517F9E"/>
    <w:rsid w:val="00520888"/>
    <w:rsid w:val="00520C46"/>
    <w:rsid w:val="00520DB8"/>
    <w:rsid w:val="00521363"/>
    <w:rsid w:val="0052242E"/>
    <w:rsid w:val="00522626"/>
    <w:rsid w:val="00522F36"/>
    <w:rsid w:val="00524D5F"/>
    <w:rsid w:val="005258A4"/>
    <w:rsid w:val="00525F52"/>
    <w:rsid w:val="0052782C"/>
    <w:rsid w:val="0053011E"/>
    <w:rsid w:val="00530359"/>
    <w:rsid w:val="005304F9"/>
    <w:rsid w:val="0053151F"/>
    <w:rsid w:val="00531EE9"/>
    <w:rsid w:val="00532155"/>
    <w:rsid w:val="00533CD6"/>
    <w:rsid w:val="00534D87"/>
    <w:rsid w:val="005355F6"/>
    <w:rsid w:val="005403DC"/>
    <w:rsid w:val="00541A40"/>
    <w:rsid w:val="00541F70"/>
    <w:rsid w:val="00543596"/>
    <w:rsid w:val="005447BC"/>
    <w:rsid w:val="005455CD"/>
    <w:rsid w:val="00547585"/>
    <w:rsid w:val="00547FD5"/>
    <w:rsid w:val="00550FA2"/>
    <w:rsid w:val="00552039"/>
    <w:rsid w:val="005524A4"/>
    <w:rsid w:val="00552D5F"/>
    <w:rsid w:val="00557A59"/>
    <w:rsid w:val="00560457"/>
    <w:rsid w:val="005611DE"/>
    <w:rsid w:val="005614CF"/>
    <w:rsid w:val="00561AD4"/>
    <w:rsid w:val="0056283A"/>
    <w:rsid w:val="00562C8D"/>
    <w:rsid w:val="00563E29"/>
    <w:rsid w:val="00564233"/>
    <w:rsid w:val="00565315"/>
    <w:rsid w:val="00565436"/>
    <w:rsid w:val="0056671D"/>
    <w:rsid w:val="0056692D"/>
    <w:rsid w:val="00570756"/>
    <w:rsid w:val="00570C9F"/>
    <w:rsid w:val="00572D1C"/>
    <w:rsid w:val="00572EF6"/>
    <w:rsid w:val="0057375C"/>
    <w:rsid w:val="00574DBB"/>
    <w:rsid w:val="005758C9"/>
    <w:rsid w:val="00575F3C"/>
    <w:rsid w:val="00575F3D"/>
    <w:rsid w:val="00576114"/>
    <w:rsid w:val="00576ED0"/>
    <w:rsid w:val="005771B6"/>
    <w:rsid w:val="00581EAB"/>
    <w:rsid w:val="00582201"/>
    <w:rsid w:val="00583E9C"/>
    <w:rsid w:val="005840F6"/>
    <w:rsid w:val="00584B7E"/>
    <w:rsid w:val="00585FE7"/>
    <w:rsid w:val="00586298"/>
    <w:rsid w:val="00587571"/>
    <w:rsid w:val="005876C4"/>
    <w:rsid w:val="005879AA"/>
    <w:rsid w:val="00590985"/>
    <w:rsid w:val="00593134"/>
    <w:rsid w:val="0059369C"/>
    <w:rsid w:val="00593EF5"/>
    <w:rsid w:val="00594012"/>
    <w:rsid w:val="00594704"/>
    <w:rsid w:val="00595782"/>
    <w:rsid w:val="005957C2"/>
    <w:rsid w:val="0059726B"/>
    <w:rsid w:val="00597475"/>
    <w:rsid w:val="00597829"/>
    <w:rsid w:val="005A00C8"/>
    <w:rsid w:val="005A1295"/>
    <w:rsid w:val="005A2759"/>
    <w:rsid w:val="005A2A24"/>
    <w:rsid w:val="005A40F8"/>
    <w:rsid w:val="005A432A"/>
    <w:rsid w:val="005A4804"/>
    <w:rsid w:val="005A59B8"/>
    <w:rsid w:val="005A5C39"/>
    <w:rsid w:val="005B01F3"/>
    <w:rsid w:val="005B13DF"/>
    <w:rsid w:val="005B180A"/>
    <w:rsid w:val="005B1D6B"/>
    <w:rsid w:val="005B293A"/>
    <w:rsid w:val="005B3979"/>
    <w:rsid w:val="005B3A56"/>
    <w:rsid w:val="005B3BD9"/>
    <w:rsid w:val="005B487F"/>
    <w:rsid w:val="005B5C3D"/>
    <w:rsid w:val="005B6567"/>
    <w:rsid w:val="005B6F13"/>
    <w:rsid w:val="005C1D7C"/>
    <w:rsid w:val="005C2F94"/>
    <w:rsid w:val="005C3EC9"/>
    <w:rsid w:val="005C5C34"/>
    <w:rsid w:val="005C6625"/>
    <w:rsid w:val="005C66BE"/>
    <w:rsid w:val="005C7AB1"/>
    <w:rsid w:val="005C7BE1"/>
    <w:rsid w:val="005D017C"/>
    <w:rsid w:val="005D062B"/>
    <w:rsid w:val="005D1297"/>
    <w:rsid w:val="005D1586"/>
    <w:rsid w:val="005D26FF"/>
    <w:rsid w:val="005D2C71"/>
    <w:rsid w:val="005D2DBB"/>
    <w:rsid w:val="005D5545"/>
    <w:rsid w:val="005D6D0D"/>
    <w:rsid w:val="005D7A36"/>
    <w:rsid w:val="005D7E17"/>
    <w:rsid w:val="005E0B66"/>
    <w:rsid w:val="005E0E0A"/>
    <w:rsid w:val="005E3633"/>
    <w:rsid w:val="005E431E"/>
    <w:rsid w:val="005E5AFB"/>
    <w:rsid w:val="005E6560"/>
    <w:rsid w:val="005E7A2F"/>
    <w:rsid w:val="005F2AB7"/>
    <w:rsid w:val="005F342E"/>
    <w:rsid w:val="005F3696"/>
    <w:rsid w:val="005F50F2"/>
    <w:rsid w:val="0060192B"/>
    <w:rsid w:val="0060234A"/>
    <w:rsid w:val="00602525"/>
    <w:rsid w:val="00603EB2"/>
    <w:rsid w:val="006058B4"/>
    <w:rsid w:val="006058F7"/>
    <w:rsid w:val="00605FF0"/>
    <w:rsid w:val="00606A50"/>
    <w:rsid w:val="00607A25"/>
    <w:rsid w:val="00607EDB"/>
    <w:rsid w:val="006112EB"/>
    <w:rsid w:val="00613926"/>
    <w:rsid w:val="00614C1A"/>
    <w:rsid w:val="00615357"/>
    <w:rsid w:val="006153F7"/>
    <w:rsid w:val="00615961"/>
    <w:rsid w:val="00615F82"/>
    <w:rsid w:val="00616416"/>
    <w:rsid w:val="006164D2"/>
    <w:rsid w:val="0061708D"/>
    <w:rsid w:val="00620C06"/>
    <w:rsid w:val="006217E4"/>
    <w:rsid w:val="0062259F"/>
    <w:rsid w:val="00622631"/>
    <w:rsid w:val="0062326E"/>
    <w:rsid w:val="00623918"/>
    <w:rsid w:val="00624B1C"/>
    <w:rsid w:val="006264FB"/>
    <w:rsid w:val="006265C4"/>
    <w:rsid w:val="006307EC"/>
    <w:rsid w:val="006321E4"/>
    <w:rsid w:val="00632233"/>
    <w:rsid w:val="006336DD"/>
    <w:rsid w:val="006378E2"/>
    <w:rsid w:val="00640236"/>
    <w:rsid w:val="00640903"/>
    <w:rsid w:val="006423C2"/>
    <w:rsid w:val="00642D42"/>
    <w:rsid w:val="00642D8C"/>
    <w:rsid w:val="0064318F"/>
    <w:rsid w:val="0064323A"/>
    <w:rsid w:val="00644CE0"/>
    <w:rsid w:val="006476B8"/>
    <w:rsid w:val="0065026D"/>
    <w:rsid w:val="00650340"/>
    <w:rsid w:val="00650DF5"/>
    <w:rsid w:val="00652142"/>
    <w:rsid w:val="00652780"/>
    <w:rsid w:val="00652F3D"/>
    <w:rsid w:val="00655FDD"/>
    <w:rsid w:val="0065624F"/>
    <w:rsid w:val="0065756E"/>
    <w:rsid w:val="006575D1"/>
    <w:rsid w:val="0066031E"/>
    <w:rsid w:val="00660CE3"/>
    <w:rsid w:val="0066141F"/>
    <w:rsid w:val="0066351F"/>
    <w:rsid w:val="00665DF5"/>
    <w:rsid w:val="006665B5"/>
    <w:rsid w:val="00666B73"/>
    <w:rsid w:val="00666F88"/>
    <w:rsid w:val="006675FB"/>
    <w:rsid w:val="00667B35"/>
    <w:rsid w:val="006707F8"/>
    <w:rsid w:val="00670845"/>
    <w:rsid w:val="006724F2"/>
    <w:rsid w:val="00673C45"/>
    <w:rsid w:val="006747D7"/>
    <w:rsid w:val="00674B9F"/>
    <w:rsid w:val="006750F6"/>
    <w:rsid w:val="00675AE4"/>
    <w:rsid w:val="00675EAB"/>
    <w:rsid w:val="00676724"/>
    <w:rsid w:val="0068003F"/>
    <w:rsid w:val="0068298F"/>
    <w:rsid w:val="00682D1D"/>
    <w:rsid w:val="006838A5"/>
    <w:rsid w:val="0068450B"/>
    <w:rsid w:val="006846A3"/>
    <w:rsid w:val="00685E10"/>
    <w:rsid w:val="00687104"/>
    <w:rsid w:val="00687879"/>
    <w:rsid w:val="00692792"/>
    <w:rsid w:val="006929A5"/>
    <w:rsid w:val="006933F7"/>
    <w:rsid w:val="00695D9B"/>
    <w:rsid w:val="00697433"/>
    <w:rsid w:val="006A008F"/>
    <w:rsid w:val="006A0C87"/>
    <w:rsid w:val="006A1BBC"/>
    <w:rsid w:val="006A2DC8"/>
    <w:rsid w:val="006A3242"/>
    <w:rsid w:val="006A4515"/>
    <w:rsid w:val="006A547A"/>
    <w:rsid w:val="006A5C4F"/>
    <w:rsid w:val="006A6031"/>
    <w:rsid w:val="006A6EB1"/>
    <w:rsid w:val="006A7450"/>
    <w:rsid w:val="006A77BF"/>
    <w:rsid w:val="006B054C"/>
    <w:rsid w:val="006B1353"/>
    <w:rsid w:val="006B23FB"/>
    <w:rsid w:val="006B2A6E"/>
    <w:rsid w:val="006B3111"/>
    <w:rsid w:val="006B3DA7"/>
    <w:rsid w:val="006B418E"/>
    <w:rsid w:val="006B457A"/>
    <w:rsid w:val="006B47C9"/>
    <w:rsid w:val="006B50ED"/>
    <w:rsid w:val="006B541F"/>
    <w:rsid w:val="006B5C46"/>
    <w:rsid w:val="006B5DAA"/>
    <w:rsid w:val="006B6838"/>
    <w:rsid w:val="006C02DC"/>
    <w:rsid w:val="006C28B3"/>
    <w:rsid w:val="006C29AF"/>
    <w:rsid w:val="006C2AD8"/>
    <w:rsid w:val="006C3F5E"/>
    <w:rsid w:val="006C42BB"/>
    <w:rsid w:val="006C4869"/>
    <w:rsid w:val="006C4A27"/>
    <w:rsid w:val="006C4B14"/>
    <w:rsid w:val="006C75B9"/>
    <w:rsid w:val="006D0790"/>
    <w:rsid w:val="006D300F"/>
    <w:rsid w:val="006D312B"/>
    <w:rsid w:val="006D3236"/>
    <w:rsid w:val="006D3B85"/>
    <w:rsid w:val="006D410E"/>
    <w:rsid w:val="006D58CD"/>
    <w:rsid w:val="006D7C1F"/>
    <w:rsid w:val="006E1A48"/>
    <w:rsid w:val="006E20E5"/>
    <w:rsid w:val="006E3537"/>
    <w:rsid w:val="006E3A06"/>
    <w:rsid w:val="006E440A"/>
    <w:rsid w:val="006E5422"/>
    <w:rsid w:val="006E5672"/>
    <w:rsid w:val="006E5BB5"/>
    <w:rsid w:val="006E6F08"/>
    <w:rsid w:val="006E7BB8"/>
    <w:rsid w:val="006E7E0A"/>
    <w:rsid w:val="006E7FF9"/>
    <w:rsid w:val="006F0152"/>
    <w:rsid w:val="006F17F2"/>
    <w:rsid w:val="006F2CCF"/>
    <w:rsid w:val="006F45DA"/>
    <w:rsid w:val="006F5B8D"/>
    <w:rsid w:val="006F7B4F"/>
    <w:rsid w:val="00700478"/>
    <w:rsid w:val="00700DC3"/>
    <w:rsid w:val="007018FC"/>
    <w:rsid w:val="00701BFD"/>
    <w:rsid w:val="007028AA"/>
    <w:rsid w:val="00702E51"/>
    <w:rsid w:val="00703A0D"/>
    <w:rsid w:val="00710677"/>
    <w:rsid w:val="00712066"/>
    <w:rsid w:val="00712140"/>
    <w:rsid w:val="00712FE2"/>
    <w:rsid w:val="00713065"/>
    <w:rsid w:val="007133CA"/>
    <w:rsid w:val="00713F91"/>
    <w:rsid w:val="00714DC1"/>
    <w:rsid w:val="0072026D"/>
    <w:rsid w:val="00721227"/>
    <w:rsid w:val="00723025"/>
    <w:rsid w:val="007230EB"/>
    <w:rsid w:val="00723F04"/>
    <w:rsid w:val="007245B4"/>
    <w:rsid w:val="00725D67"/>
    <w:rsid w:val="00726259"/>
    <w:rsid w:val="00730436"/>
    <w:rsid w:val="00730D69"/>
    <w:rsid w:val="00731009"/>
    <w:rsid w:val="00731544"/>
    <w:rsid w:val="00731813"/>
    <w:rsid w:val="00731C53"/>
    <w:rsid w:val="00732A43"/>
    <w:rsid w:val="007347AC"/>
    <w:rsid w:val="007351E9"/>
    <w:rsid w:val="007357EB"/>
    <w:rsid w:val="00736DB3"/>
    <w:rsid w:val="007379EB"/>
    <w:rsid w:val="00737F98"/>
    <w:rsid w:val="00740F6C"/>
    <w:rsid w:val="00742FF2"/>
    <w:rsid w:val="00743200"/>
    <w:rsid w:val="00743276"/>
    <w:rsid w:val="00743682"/>
    <w:rsid w:val="0074680B"/>
    <w:rsid w:val="007473BD"/>
    <w:rsid w:val="00747DBD"/>
    <w:rsid w:val="00747E64"/>
    <w:rsid w:val="00750EFD"/>
    <w:rsid w:val="007510B9"/>
    <w:rsid w:val="007513D2"/>
    <w:rsid w:val="00751CD4"/>
    <w:rsid w:val="00752078"/>
    <w:rsid w:val="007521DF"/>
    <w:rsid w:val="00752602"/>
    <w:rsid w:val="00755580"/>
    <w:rsid w:val="00756D6D"/>
    <w:rsid w:val="00757647"/>
    <w:rsid w:val="00757E97"/>
    <w:rsid w:val="0076021D"/>
    <w:rsid w:val="0076047A"/>
    <w:rsid w:val="00760BDD"/>
    <w:rsid w:val="00760D21"/>
    <w:rsid w:val="00761AA9"/>
    <w:rsid w:val="00763967"/>
    <w:rsid w:val="00764403"/>
    <w:rsid w:val="0076462A"/>
    <w:rsid w:val="00764D7F"/>
    <w:rsid w:val="00765964"/>
    <w:rsid w:val="00765EB8"/>
    <w:rsid w:val="00765FF0"/>
    <w:rsid w:val="007660DA"/>
    <w:rsid w:val="00767C31"/>
    <w:rsid w:val="007716D2"/>
    <w:rsid w:val="00773022"/>
    <w:rsid w:val="00773486"/>
    <w:rsid w:val="00773C99"/>
    <w:rsid w:val="00774677"/>
    <w:rsid w:val="00774CF2"/>
    <w:rsid w:val="007775B2"/>
    <w:rsid w:val="00777A7C"/>
    <w:rsid w:val="007809CF"/>
    <w:rsid w:val="00782960"/>
    <w:rsid w:val="00783A4C"/>
    <w:rsid w:val="00783B19"/>
    <w:rsid w:val="0078689B"/>
    <w:rsid w:val="00786F2C"/>
    <w:rsid w:val="007913F2"/>
    <w:rsid w:val="00791DC1"/>
    <w:rsid w:val="007922B9"/>
    <w:rsid w:val="00792BD0"/>
    <w:rsid w:val="007934B1"/>
    <w:rsid w:val="007938A3"/>
    <w:rsid w:val="00794191"/>
    <w:rsid w:val="00795E3F"/>
    <w:rsid w:val="00796F03"/>
    <w:rsid w:val="00796FC7"/>
    <w:rsid w:val="007A0A49"/>
    <w:rsid w:val="007A15F6"/>
    <w:rsid w:val="007A2312"/>
    <w:rsid w:val="007A5DFC"/>
    <w:rsid w:val="007A60EE"/>
    <w:rsid w:val="007B021F"/>
    <w:rsid w:val="007B248D"/>
    <w:rsid w:val="007B29F9"/>
    <w:rsid w:val="007B308F"/>
    <w:rsid w:val="007B3355"/>
    <w:rsid w:val="007B3364"/>
    <w:rsid w:val="007B34B9"/>
    <w:rsid w:val="007B3A1E"/>
    <w:rsid w:val="007B47C9"/>
    <w:rsid w:val="007B50B3"/>
    <w:rsid w:val="007B6D76"/>
    <w:rsid w:val="007B6EC8"/>
    <w:rsid w:val="007C1188"/>
    <w:rsid w:val="007C14F7"/>
    <w:rsid w:val="007C15FA"/>
    <w:rsid w:val="007C1C9C"/>
    <w:rsid w:val="007C25A6"/>
    <w:rsid w:val="007C3AFD"/>
    <w:rsid w:val="007C4302"/>
    <w:rsid w:val="007C5B90"/>
    <w:rsid w:val="007C605A"/>
    <w:rsid w:val="007C6141"/>
    <w:rsid w:val="007C6883"/>
    <w:rsid w:val="007C6D8E"/>
    <w:rsid w:val="007C7893"/>
    <w:rsid w:val="007D15DF"/>
    <w:rsid w:val="007D1D36"/>
    <w:rsid w:val="007D2775"/>
    <w:rsid w:val="007D57D9"/>
    <w:rsid w:val="007D58D6"/>
    <w:rsid w:val="007D59D6"/>
    <w:rsid w:val="007D643C"/>
    <w:rsid w:val="007D6466"/>
    <w:rsid w:val="007D6506"/>
    <w:rsid w:val="007D72A0"/>
    <w:rsid w:val="007E342B"/>
    <w:rsid w:val="007E3E07"/>
    <w:rsid w:val="007E4ECA"/>
    <w:rsid w:val="007E6968"/>
    <w:rsid w:val="007F2153"/>
    <w:rsid w:val="007F24BD"/>
    <w:rsid w:val="007F2981"/>
    <w:rsid w:val="007F2A3A"/>
    <w:rsid w:val="007F2B53"/>
    <w:rsid w:val="007F2C7B"/>
    <w:rsid w:val="007F3CA8"/>
    <w:rsid w:val="007F4601"/>
    <w:rsid w:val="007F5BF0"/>
    <w:rsid w:val="007F61B9"/>
    <w:rsid w:val="007F624E"/>
    <w:rsid w:val="007F6393"/>
    <w:rsid w:val="008001B3"/>
    <w:rsid w:val="008002A3"/>
    <w:rsid w:val="00800848"/>
    <w:rsid w:val="0080179E"/>
    <w:rsid w:val="00801E7D"/>
    <w:rsid w:val="0080292F"/>
    <w:rsid w:val="00802C49"/>
    <w:rsid w:val="0080501E"/>
    <w:rsid w:val="00805723"/>
    <w:rsid w:val="008058D2"/>
    <w:rsid w:val="008101BA"/>
    <w:rsid w:val="008105F9"/>
    <w:rsid w:val="00810628"/>
    <w:rsid w:val="00813017"/>
    <w:rsid w:val="008133DE"/>
    <w:rsid w:val="008158DF"/>
    <w:rsid w:val="008164FD"/>
    <w:rsid w:val="00816819"/>
    <w:rsid w:val="00816ABE"/>
    <w:rsid w:val="00820326"/>
    <w:rsid w:val="008207D8"/>
    <w:rsid w:val="00820F07"/>
    <w:rsid w:val="0082188E"/>
    <w:rsid w:val="00821AD6"/>
    <w:rsid w:val="0082208A"/>
    <w:rsid w:val="00825325"/>
    <w:rsid w:val="0082690E"/>
    <w:rsid w:val="00826974"/>
    <w:rsid w:val="00827223"/>
    <w:rsid w:val="0082799F"/>
    <w:rsid w:val="00830D5A"/>
    <w:rsid w:val="00831B2C"/>
    <w:rsid w:val="00831E2B"/>
    <w:rsid w:val="00832330"/>
    <w:rsid w:val="00832D52"/>
    <w:rsid w:val="00833B23"/>
    <w:rsid w:val="00834157"/>
    <w:rsid w:val="008343EE"/>
    <w:rsid w:val="0083473A"/>
    <w:rsid w:val="0083548E"/>
    <w:rsid w:val="008355A0"/>
    <w:rsid w:val="00835EB2"/>
    <w:rsid w:val="00837C1E"/>
    <w:rsid w:val="008408B9"/>
    <w:rsid w:val="008429F5"/>
    <w:rsid w:val="00844730"/>
    <w:rsid w:val="00845160"/>
    <w:rsid w:val="00845E76"/>
    <w:rsid w:val="00847271"/>
    <w:rsid w:val="008502BA"/>
    <w:rsid w:val="008509A5"/>
    <w:rsid w:val="00852290"/>
    <w:rsid w:val="008524B2"/>
    <w:rsid w:val="00852532"/>
    <w:rsid w:val="00852A5E"/>
    <w:rsid w:val="0085322E"/>
    <w:rsid w:val="00853EBD"/>
    <w:rsid w:val="00854C11"/>
    <w:rsid w:val="00856DEC"/>
    <w:rsid w:val="00857694"/>
    <w:rsid w:val="008579B4"/>
    <w:rsid w:val="0086003B"/>
    <w:rsid w:val="0086124B"/>
    <w:rsid w:val="00862F11"/>
    <w:rsid w:val="00863249"/>
    <w:rsid w:val="008677B7"/>
    <w:rsid w:val="00867EB2"/>
    <w:rsid w:val="00870619"/>
    <w:rsid w:val="008709B6"/>
    <w:rsid w:val="00870FCE"/>
    <w:rsid w:val="008716AD"/>
    <w:rsid w:val="00872CFB"/>
    <w:rsid w:val="00872D1E"/>
    <w:rsid w:val="008734F0"/>
    <w:rsid w:val="008763B5"/>
    <w:rsid w:val="0087659B"/>
    <w:rsid w:val="008773A5"/>
    <w:rsid w:val="0088202A"/>
    <w:rsid w:val="008845B1"/>
    <w:rsid w:val="00885950"/>
    <w:rsid w:val="008867A2"/>
    <w:rsid w:val="008906BC"/>
    <w:rsid w:val="00892657"/>
    <w:rsid w:val="0089353D"/>
    <w:rsid w:val="00895BF1"/>
    <w:rsid w:val="008976E0"/>
    <w:rsid w:val="00897D8A"/>
    <w:rsid w:val="008A0F2B"/>
    <w:rsid w:val="008A1595"/>
    <w:rsid w:val="008A18CD"/>
    <w:rsid w:val="008A33B9"/>
    <w:rsid w:val="008A4C8D"/>
    <w:rsid w:val="008A50D5"/>
    <w:rsid w:val="008A62AA"/>
    <w:rsid w:val="008B08A9"/>
    <w:rsid w:val="008B0DCC"/>
    <w:rsid w:val="008B1FCD"/>
    <w:rsid w:val="008B2764"/>
    <w:rsid w:val="008B2AA6"/>
    <w:rsid w:val="008B3511"/>
    <w:rsid w:val="008B47F4"/>
    <w:rsid w:val="008B52C0"/>
    <w:rsid w:val="008B6B32"/>
    <w:rsid w:val="008B6F2B"/>
    <w:rsid w:val="008C0508"/>
    <w:rsid w:val="008C254B"/>
    <w:rsid w:val="008C484D"/>
    <w:rsid w:val="008C4BE3"/>
    <w:rsid w:val="008C5323"/>
    <w:rsid w:val="008C6552"/>
    <w:rsid w:val="008C65C4"/>
    <w:rsid w:val="008C7637"/>
    <w:rsid w:val="008C7F1D"/>
    <w:rsid w:val="008D0D31"/>
    <w:rsid w:val="008D1235"/>
    <w:rsid w:val="008D29FB"/>
    <w:rsid w:val="008D34D1"/>
    <w:rsid w:val="008D4623"/>
    <w:rsid w:val="008D4FF7"/>
    <w:rsid w:val="008D5B8B"/>
    <w:rsid w:val="008D61CE"/>
    <w:rsid w:val="008D6534"/>
    <w:rsid w:val="008D6F57"/>
    <w:rsid w:val="008D781B"/>
    <w:rsid w:val="008D7A8F"/>
    <w:rsid w:val="008E1A71"/>
    <w:rsid w:val="008E2145"/>
    <w:rsid w:val="008E2AD3"/>
    <w:rsid w:val="008E2CE1"/>
    <w:rsid w:val="008E352F"/>
    <w:rsid w:val="008E3876"/>
    <w:rsid w:val="008E3946"/>
    <w:rsid w:val="008E4B6D"/>
    <w:rsid w:val="008E559B"/>
    <w:rsid w:val="008E7B8A"/>
    <w:rsid w:val="008F0ED1"/>
    <w:rsid w:val="008F120D"/>
    <w:rsid w:val="008F12B7"/>
    <w:rsid w:val="008F1B91"/>
    <w:rsid w:val="008F2CED"/>
    <w:rsid w:val="008F3D44"/>
    <w:rsid w:val="008F4EAB"/>
    <w:rsid w:val="008F75DD"/>
    <w:rsid w:val="008F7984"/>
    <w:rsid w:val="008F7F3F"/>
    <w:rsid w:val="00903BDE"/>
    <w:rsid w:val="00904963"/>
    <w:rsid w:val="009138AA"/>
    <w:rsid w:val="00913B70"/>
    <w:rsid w:val="00915512"/>
    <w:rsid w:val="00916AA8"/>
    <w:rsid w:val="009201DE"/>
    <w:rsid w:val="009205E3"/>
    <w:rsid w:val="009206BB"/>
    <w:rsid w:val="00922B79"/>
    <w:rsid w:val="00924087"/>
    <w:rsid w:val="00924F76"/>
    <w:rsid w:val="009269EA"/>
    <w:rsid w:val="00926AD2"/>
    <w:rsid w:val="00927740"/>
    <w:rsid w:val="00931A32"/>
    <w:rsid w:val="00932ACE"/>
    <w:rsid w:val="00932B24"/>
    <w:rsid w:val="0093391A"/>
    <w:rsid w:val="0093441E"/>
    <w:rsid w:val="0093512E"/>
    <w:rsid w:val="00935C6D"/>
    <w:rsid w:val="00936057"/>
    <w:rsid w:val="00937AD1"/>
    <w:rsid w:val="009401C0"/>
    <w:rsid w:val="009412A0"/>
    <w:rsid w:val="0094185C"/>
    <w:rsid w:val="009424AF"/>
    <w:rsid w:val="009428F9"/>
    <w:rsid w:val="00942974"/>
    <w:rsid w:val="009436F4"/>
    <w:rsid w:val="00945008"/>
    <w:rsid w:val="00945772"/>
    <w:rsid w:val="009462A9"/>
    <w:rsid w:val="00946670"/>
    <w:rsid w:val="00946A23"/>
    <w:rsid w:val="00947189"/>
    <w:rsid w:val="00950663"/>
    <w:rsid w:val="0095144D"/>
    <w:rsid w:val="00953751"/>
    <w:rsid w:val="00953DBA"/>
    <w:rsid w:val="00954A38"/>
    <w:rsid w:val="009551A4"/>
    <w:rsid w:val="009553FB"/>
    <w:rsid w:val="0095630B"/>
    <w:rsid w:val="0095685D"/>
    <w:rsid w:val="00957717"/>
    <w:rsid w:val="00957746"/>
    <w:rsid w:val="0095782D"/>
    <w:rsid w:val="00957A01"/>
    <w:rsid w:val="00961BBC"/>
    <w:rsid w:val="00963784"/>
    <w:rsid w:val="00964648"/>
    <w:rsid w:val="0096464D"/>
    <w:rsid w:val="00965599"/>
    <w:rsid w:val="00965BBD"/>
    <w:rsid w:val="00965FF1"/>
    <w:rsid w:val="00967C8E"/>
    <w:rsid w:val="009709DA"/>
    <w:rsid w:val="009710AC"/>
    <w:rsid w:val="0097141A"/>
    <w:rsid w:val="00971F42"/>
    <w:rsid w:val="00972679"/>
    <w:rsid w:val="00974911"/>
    <w:rsid w:val="0097658F"/>
    <w:rsid w:val="00977402"/>
    <w:rsid w:val="00980A50"/>
    <w:rsid w:val="009813BD"/>
    <w:rsid w:val="00982D47"/>
    <w:rsid w:val="00982F38"/>
    <w:rsid w:val="00985022"/>
    <w:rsid w:val="00993851"/>
    <w:rsid w:val="009942FD"/>
    <w:rsid w:val="00994E77"/>
    <w:rsid w:val="00995BA6"/>
    <w:rsid w:val="009967AD"/>
    <w:rsid w:val="00997620"/>
    <w:rsid w:val="009A3ECE"/>
    <w:rsid w:val="009A79C0"/>
    <w:rsid w:val="009B01CF"/>
    <w:rsid w:val="009B067A"/>
    <w:rsid w:val="009B099F"/>
    <w:rsid w:val="009B10FB"/>
    <w:rsid w:val="009B183F"/>
    <w:rsid w:val="009B1B50"/>
    <w:rsid w:val="009B2372"/>
    <w:rsid w:val="009B3BFA"/>
    <w:rsid w:val="009B5987"/>
    <w:rsid w:val="009B6A37"/>
    <w:rsid w:val="009B6EF9"/>
    <w:rsid w:val="009B6F03"/>
    <w:rsid w:val="009B7343"/>
    <w:rsid w:val="009C0269"/>
    <w:rsid w:val="009C2685"/>
    <w:rsid w:val="009C34E1"/>
    <w:rsid w:val="009C4279"/>
    <w:rsid w:val="009C5FC2"/>
    <w:rsid w:val="009D0F45"/>
    <w:rsid w:val="009D1E78"/>
    <w:rsid w:val="009D2B10"/>
    <w:rsid w:val="009D3657"/>
    <w:rsid w:val="009D3C42"/>
    <w:rsid w:val="009D4148"/>
    <w:rsid w:val="009D456A"/>
    <w:rsid w:val="009D47E3"/>
    <w:rsid w:val="009D4FEE"/>
    <w:rsid w:val="009D56CB"/>
    <w:rsid w:val="009D6806"/>
    <w:rsid w:val="009E06BB"/>
    <w:rsid w:val="009E16C5"/>
    <w:rsid w:val="009E4417"/>
    <w:rsid w:val="009E494F"/>
    <w:rsid w:val="009E6050"/>
    <w:rsid w:val="009E65C5"/>
    <w:rsid w:val="009E6EB7"/>
    <w:rsid w:val="009F15A8"/>
    <w:rsid w:val="009F2D7A"/>
    <w:rsid w:val="009F3022"/>
    <w:rsid w:val="009F35D0"/>
    <w:rsid w:val="009F53B1"/>
    <w:rsid w:val="009F5766"/>
    <w:rsid w:val="009F5FB4"/>
    <w:rsid w:val="009F67F1"/>
    <w:rsid w:val="009F6D30"/>
    <w:rsid w:val="009F74B7"/>
    <w:rsid w:val="009F7FCB"/>
    <w:rsid w:val="00A003F1"/>
    <w:rsid w:val="00A012EB"/>
    <w:rsid w:val="00A013F7"/>
    <w:rsid w:val="00A027E4"/>
    <w:rsid w:val="00A06B65"/>
    <w:rsid w:val="00A07162"/>
    <w:rsid w:val="00A075BA"/>
    <w:rsid w:val="00A07A4D"/>
    <w:rsid w:val="00A07ABE"/>
    <w:rsid w:val="00A10A1C"/>
    <w:rsid w:val="00A11E12"/>
    <w:rsid w:val="00A12710"/>
    <w:rsid w:val="00A152D2"/>
    <w:rsid w:val="00A16E43"/>
    <w:rsid w:val="00A1747C"/>
    <w:rsid w:val="00A2185A"/>
    <w:rsid w:val="00A22453"/>
    <w:rsid w:val="00A23192"/>
    <w:rsid w:val="00A23F86"/>
    <w:rsid w:val="00A2648B"/>
    <w:rsid w:val="00A268CD"/>
    <w:rsid w:val="00A27382"/>
    <w:rsid w:val="00A30475"/>
    <w:rsid w:val="00A32328"/>
    <w:rsid w:val="00A3277F"/>
    <w:rsid w:val="00A330D7"/>
    <w:rsid w:val="00A330F0"/>
    <w:rsid w:val="00A344C0"/>
    <w:rsid w:val="00A3671D"/>
    <w:rsid w:val="00A36E7B"/>
    <w:rsid w:val="00A404AF"/>
    <w:rsid w:val="00A4096A"/>
    <w:rsid w:val="00A40C71"/>
    <w:rsid w:val="00A41A1E"/>
    <w:rsid w:val="00A427AB"/>
    <w:rsid w:val="00A433E4"/>
    <w:rsid w:val="00A4399C"/>
    <w:rsid w:val="00A44E60"/>
    <w:rsid w:val="00A44FCD"/>
    <w:rsid w:val="00A46A5B"/>
    <w:rsid w:val="00A5459F"/>
    <w:rsid w:val="00A551A7"/>
    <w:rsid w:val="00A56187"/>
    <w:rsid w:val="00A57503"/>
    <w:rsid w:val="00A57625"/>
    <w:rsid w:val="00A6107D"/>
    <w:rsid w:val="00A612EF"/>
    <w:rsid w:val="00A622C4"/>
    <w:rsid w:val="00A6298B"/>
    <w:rsid w:val="00A62FFA"/>
    <w:rsid w:val="00A63132"/>
    <w:rsid w:val="00A638E0"/>
    <w:rsid w:val="00A644D0"/>
    <w:rsid w:val="00A64B47"/>
    <w:rsid w:val="00A70499"/>
    <w:rsid w:val="00A716D2"/>
    <w:rsid w:val="00A74143"/>
    <w:rsid w:val="00A75D3E"/>
    <w:rsid w:val="00A75E7A"/>
    <w:rsid w:val="00A77338"/>
    <w:rsid w:val="00A77E30"/>
    <w:rsid w:val="00A77EB6"/>
    <w:rsid w:val="00A77F9C"/>
    <w:rsid w:val="00A807F7"/>
    <w:rsid w:val="00A80C69"/>
    <w:rsid w:val="00A81BE4"/>
    <w:rsid w:val="00A8335A"/>
    <w:rsid w:val="00A83683"/>
    <w:rsid w:val="00A84221"/>
    <w:rsid w:val="00A853EE"/>
    <w:rsid w:val="00A8565E"/>
    <w:rsid w:val="00A86017"/>
    <w:rsid w:val="00A907B7"/>
    <w:rsid w:val="00A922E2"/>
    <w:rsid w:val="00A92449"/>
    <w:rsid w:val="00A926F9"/>
    <w:rsid w:val="00A92EDB"/>
    <w:rsid w:val="00A93359"/>
    <w:rsid w:val="00A94477"/>
    <w:rsid w:val="00A954DC"/>
    <w:rsid w:val="00A9681E"/>
    <w:rsid w:val="00A96B59"/>
    <w:rsid w:val="00A973B6"/>
    <w:rsid w:val="00A97965"/>
    <w:rsid w:val="00A97A46"/>
    <w:rsid w:val="00A97C53"/>
    <w:rsid w:val="00A97F20"/>
    <w:rsid w:val="00AA3E8F"/>
    <w:rsid w:val="00AA3ECD"/>
    <w:rsid w:val="00AA5714"/>
    <w:rsid w:val="00AA5C50"/>
    <w:rsid w:val="00AB2059"/>
    <w:rsid w:val="00AB3887"/>
    <w:rsid w:val="00AB532F"/>
    <w:rsid w:val="00AB5A52"/>
    <w:rsid w:val="00AB67C9"/>
    <w:rsid w:val="00AB7414"/>
    <w:rsid w:val="00AB7423"/>
    <w:rsid w:val="00AC0347"/>
    <w:rsid w:val="00AC245F"/>
    <w:rsid w:val="00AC33BB"/>
    <w:rsid w:val="00AC3AA7"/>
    <w:rsid w:val="00AC3D97"/>
    <w:rsid w:val="00AC44B7"/>
    <w:rsid w:val="00AC4893"/>
    <w:rsid w:val="00AC7385"/>
    <w:rsid w:val="00AC7BC0"/>
    <w:rsid w:val="00AC7E17"/>
    <w:rsid w:val="00AD28F8"/>
    <w:rsid w:val="00AD2AB5"/>
    <w:rsid w:val="00AD46D1"/>
    <w:rsid w:val="00AD5DA6"/>
    <w:rsid w:val="00AD6277"/>
    <w:rsid w:val="00AD6956"/>
    <w:rsid w:val="00AD6AF0"/>
    <w:rsid w:val="00AD6B60"/>
    <w:rsid w:val="00AD6B93"/>
    <w:rsid w:val="00AD7427"/>
    <w:rsid w:val="00AE0590"/>
    <w:rsid w:val="00AE2295"/>
    <w:rsid w:val="00AE2B05"/>
    <w:rsid w:val="00AE3431"/>
    <w:rsid w:val="00AE4C30"/>
    <w:rsid w:val="00AE5368"/>
    <w:rsid w:val="00AE655B"/>
    <w:rsid w:val="00AE7309"/>
    <w:rsid w:val="00AF199E"/>
    <w:rsid w:val="00AF5BC5"/>
    <w:rsid w:val="00AF6456"/>
    <w:rsid w:val="00AF6551"/>
    <w:rsid w:val="00AF6833"/>
    <w:rsid w:val="00AF6E4B"/>
    <w:rsid w:val="00AF7367"/>
    <w:rsid w:val="00B009BF"/>
    <w:rsid w:val="00B00DD1"/>
    <w:rsid w:val="00B0209F"/>
    <w:rsid w:val="00B022B9"/>
    <w:rsid w:val="00B03802"/>
    <w:rsid w:val="00B03A4E"/>
    <w:rsid w:val="00B03DFE"/>
    <w:rsid w:val="00B048CD"/>
    <w:rsid w:val="00B048FF"/>
    <w:rsid w:val="00B0511E"/>
    <w:rsid w:val="00B056A7"/>
    <w:rsid w:val="00B0725C"/>
    <w:rsid w:val="00B072C1"/>
    <w:rsid w:val="00B10688"/>
    <w:rsid w:val="00B10B26"/>
    <w:rsid w:val="00B1263C"/>
    <w:rsid w:val="00B13B59"/>
    <w:rsid w:val="00B13EC6"/>
    <w:rsid w:val="00B15E37"/>
    <w:rsid w:val="00B16DEE"/>
    <w:rsid w:val="00B204F2"/>
    <w:rsid w:val="00B208D5"/>
    <w:rsid w:val="00B21B3A"/>
    <w:rsid w:val="00B224A1"/>
    <w:rsid w:val="00B23BDD"/>
    <w:rsid w:val="00B24DBB"/>
    <w:rsid w:val="00B27743"/>
    <w:rsid w:val="00B30BAD"/>
    <w:rsid w:val="00B32B6A"/>
    <w:rsid w:val="00B33F92"/>
    <w:rsid w:val="00B3470F"/>
    <w:rsid w:val="00B34F2E"/>
    <w:rsid w:val="00B35BD4"/>
    <w:rsid w:val="00B36F4F"/>
    <w:rsid w:val="00B4028E"/>
    <w:rsid w:val="00B405F7"/>
    <w:rsid w:val="00B41E6F"/>
    <w:rsid w:val="00B42396"/>
    <w:rsid w:val="00B42C85"/>
    <w:rsid w:val="00B433EF"/>
    <w:rsid w:val="00B44156"/>
    <w:rsid w:val="00B46CAC"/>
    <w:rsid w:val="00B47A15"/>
    <w:rsid w:val="00B47DC0"/>
    <w:rsid w:val="00B51DD4"/>
    <w:rsid w:val="00B523E4"/>
    <w:rsid w:val="00B52964"/>
    <w:rsid w:val="00B54B8E"/>
    <w:rsid w:val="00B563D5"/>
    <w:rsid w:val="00B564CA"/>
    <w:rsid w:val="00B5737E"/>
    <w:rsid w:val="00B61D79"/>
    <w:rsid w:val="00B634F8"/>
    <w:rsid w:val="00B6497D"/>
    <w:rsid w:val="00B649F3"/>
    <w:rsid w:val="00B656E3"/>
    <w:rsid w:val="00B66BA4"/>
    <w:rsid w:val="00B6774F"/>
    <w:rsid w:val="00B677A9"/>
    <w:rsid w:val="00B678BD"/>
    <w:rsid w:val="00B71260"/>
    <w:rsid w:val="00B7153E"/>
    <w:rsid w:val="00B7197C"/>
    <w:rsid w:val="00B7285B"/>
    <w:rsid w:val="00B728EB"/>
    <w:rsid w:val="00B73BA5"/>
    <w:rsid w:val="00B73C8E"/>
    <w:rsid w:val="00B75285"/>
    <w:rsid w:val="00B7596A"/>
    <w:rsid w:val="00B76BA3"/>
    <w:rsid w:val="00B8008F"/>
    <w:rsid w:val="00B803B2"/>
    <w:rsid w:val="00B80781"/>
    <w:rsid w:val="00B80B00"/>
    <w:rsid w:val="00B81D14"/>
    <w:rsid w:val="00B83F5C"/>
    <w:rsid w:val="00B84A6D"/>
    <w:rsid w:val="00B861CD"/>
    <w:rsid w:val="00B86723"/>
    <w:rsid w:val="00B867F9"/>
    <w:rsid w:val="00B8799B"/>
    <w:rsid w:val="00B91013"/>
    <w:rsid w:val="00B91526"/>
    <w:rsid w:val="00B91908"/>
    <w:rsid w:val="00B92D67"/>
    <w:rsid w:val="00B9311A"/>
    <w:rsid w:val="00B93E0C"/>
    <w:rsid w:val="00B95A44"/>
    <w:rsid w:val="00B9608E"/>
    <w:rsid w:val="00B9706F"/>
    <w:rsid w:val="00BA0BD7"/>
    <w:rsid w:val="00BA3315"/>
    <w:rsid w:val="00BA69B1"/>
    <w:rsid w:val="00BA6AD7"/>
    <w:rsid w:val="00BA6CF7"/>
    <w:rsid w:val="00BA7231"/>
    <w:rsid w:val="00BA7E40"/>
    <w:rsid w:val="00BB260B"/>
    <w:rsid w:val="00BB2CD8"/>
    <w:rsid w:val="00BB3462"/>
    <w:rsid w:val="00BB4BE0"/>
    <w:rsid w:val="00BB6149"/>
    <w:rsid w:val="00BB6B9D"/>
    <w:rsid w:val="00BB6C9E"/>
    <w:rsid w:val="00BB6F3D"/>
    <w:rsid w:val="00BB7A1B"/>
    <w:rsid w:val="00BB7AD6"/>
    <w:rsid w:val="00BC0810"/>
    <w:rsid w:val="00BC1F5B"/>
    <w:rsid w:val="00BC3126"/>
    <w:rsid w:val="00BC394A"/>
    <w:rsid w:val="00BC46AF"/>
    <w:rsid w:val="00BC5C8D"/>
    <w:rsid w:val="00BC5E00"/>
    <w:rsid w:val="00BC632D"/>
    <w:rsid w:val="00BD0EF5"/>
    <w:rsid w:val="00BD2D20"/>
    <w:rsid w:val="00BD2F0D"/>
    <w:rsid w:val="00BD35D7"/>
    <w:rsid w:val="00BD518F"/>
    <w:rsid w:val="00BD52E8"/>
    <w:rsid w:val="00BD6F1F"/>
    <w:rsid w:val="00BE02CB"/>
    <w:rsid w:val="00BE0720"/>
    <w:rsid w:val="00BE0C6E"/>
    <w:rsid w:val="00BE0C7C"/>
    <w:rsid w:val="00BE2B47"/>
    <w:rsid w:val="00BE2D26"/>
    <w:rsid w:val="00BE3DFE"/>
    <w:rsid w:val="00BE4E0B"/>
    <w:rsid w:val="00BE6EA4"/>
    <w:rsid w:val="00BF0B06"/>
    <w:rsid w:val="00BF1F12"/>
    <w:rsid w:val="00BF2E33"/>
    <w:rsid w:val="00BF3D9A"/>
    <w:rsid w:val="00BF49D8"/>
    <w:rsid w:val="00BF5B0B"/>
    <w:rsid w:val="00C01108"/>
    <w:rsid w:val="00C018C6"/>
    <w:rsid w:val="00C021A6"/>
    <w:rsid w:val="00C02C2E"/>
    <w:rsid w:val="00C02E43"/>
    <w:rsid w:val="00C03627"/>
    <w:rsid w:val="00C03683"/>
    <w:rsid w:val="00C049F3"/>
    <w:rsid w:val="00C04F6A"/>
    <w:rsid w:val="00C05E5F"/>
    <w:rsid w:val="00C068DE"/>
    <w:rsid w:val="00C0717D"/>
    <w:rsid w:val="00C0735A"/>
    <w:rsid w:val="00C107A9"/>
    <w:rsid w:val="00C112AE"/>
    <w:rsid w:val="00C11970"/>
    <w:rsid w:val="00C1212B"/>
    <w:rsid w:val="00C12B01"/>
    <w:rsid w:val="00C12C7A"/>
    <w:rsid w:val="00C13510"/>
    <w:rsid w:val="00C1353F"/>
    <w:rsid w:val="00C13774"/>
    <w:rsid w:val="00C14498"/>
    <w:rsid w:val="00C1761B"/>
    <w:rsid w:val="00C20741"/>
    <w:rsid w:val="00C20CB9"/>
    <w:rsid w:val="00C20E20"/>
    <w:rsid w:val="00C21636"/>
    <w:rsid w:val="00C2197D"/>
    <w:rsid w:val="00C21F1E"/>
    <w:rsid w:val="00C221AA"/>
    <w:rsid w:val="00C225E2"/>
    <w:rsid w:val="00C2417D"/>
    <w:rsid w:val="00C24355"/>
    <w:rsid w:val="00C26445"/>
    <w:rsid w:val="00C26942"/>
    <w:rsid w:val="00C27367"/>
    <w:rsid w:val="00C30020"/>
    <w:rsid w:val="00C302C4"/>
    <w:rsid w:val="00C30B28"/>
    <w:rsid w:val="00C30ED0"/>
    <w:rsid w:val="00C33464"/>
    <w:rsid w:val="00C346CF"/>
    <w:rsid w:val="00C35594"/>
    <w:rsid w:val="00C36CC4"/>
    <w:rsid w:val="00C37506"/>
    <w:rsid w:val="00C40F51"/>
    <w:rsid w:val="00C41E1F"/>
    <w:rsid w:val="00C426C0"/>
    <w:rsid w:val="00C43032"/>
    <w:rsid w:val="00C43FEF"/>
    <w:rsid w:val="00C45A6D"/>
    <w:rsid w:val="00C46C0C"/>
    <w:rsid w:val="00C46E2F"/>
    <w:rsid w:val="00C4777C"/>
    <w:rsid w:val="00C47CDA"/>
    <w:rsid w:val="00C519C6"/>
    <w:rsid w:val="00C522AC"/>
    <w:rsid w:val="00C52386"/>
    <w:rsid w:val="00C531FE"/>
    <w:rsid w:val="00C55402"/>
    <w:rsid w:val="00C55461"/>
    <w:rsid w:val="00C569D4"/>
    <w:rsid w:val="00C612B7"/>
    <w:rsid w:val="00C61ACE"/>
    <w:rsid w:val="00C61D6C"/>
    <w:rsid w:val="00C64877"/>
    <w:rsid w:val="00C64CF7"/>
    <w:rsid w:val="00C66181"/>
    <w:rsid w:val="00C66CE1"/>
    <w:rsid w:val="00C70516"/>
    <w:rsid w:val="00C70735"/>
    <w:rsid w:val="00C70770"/>
    <w:rsid w:val="00C71C5C"/>
    <w:rsid w:val="00C7310B"/>
    <w:rsid w:val="00C74494"/>
    <w:rsid w:val="00C74B10"/>
    <w:rsid w:val="00C759F0"/>
    <w:rsid w:val="00C75A02"/>
    <w:rsid w:val="00C76413"/>
    <w:rsid w:val="00C76462"/>
    <w:rsid w:val="00C76EE1"/>
    <w:rsid w:val="00C80039"/>
    <w:rsid w:val="00C80294"/>
    <w:rsid w:val="00C809A5"/>
    <w:rsid w:val="00C82D47"/>
    <w:rsid w:val="00C82EA3"/>
    <w:rsid w:val="00C82F67"/>
    <w:rsid w:val="00C8301F"/>
    <w:rsid w:val="00C834C5"/>
    <w:rsid w:val="00C83F73"/>
    <w:rsid w:val="00C84634"/>
    <w:rsid w:val="00C867FF"/>
    <w:rsid w:val="00C876B6"/>
    <w:rsid w:val="00C87FA8"/>
    <w:rsid w:val="00C90D68"/>
    <w:rsid w:val="00C92E3F"/>
    <w:rsid w:val="00C93AA8"/>
    <w:rsid w:val="00C93F02"/>
    <w:rsid w:val="00C94E33"/>
    <w:rsid w:val="00C9546C"/>
    <w:rsid w:val="00C95BC2"/>
    <w:rsid w:val="00CA09CC"/>
    <w:rsid w:val="00CA0B38"/>
    <w:rsid w:val="00CA1468"/>
    <w:rsid w:val="00CA2D38"/>
    <w:rsid w:val="00CA417A"/>
    <w:rsid w:val="00CA4927"/>
    <w:rsid w:val="00CA4F6F"/>
    <w:rsid w:val="00CA6BCF"/>
    <w:rsid w:val="00CA6D66"/>
    <w:rsid w:val="00CA7B68"/>
    <w:rsid w:val="00CA7FBD"/>
    <w:rsid w:val="00CB0203"/>
    <w:rsid w:val="00CB06C2"/>
    <w:rsid w:val="00CB244D"/>
    <w:rsid w:val="00CB2FD8"/>
    <w:rsid w:val="00CB30A9"/>
    <w:rsid w:val="00CB31DE"/>
    <w:rsid w:val="00CB3E1E"/>
    <w:rsid w:val="00CB3ECA"/>
    <w:rsid w:val="00CB60CF"/>
    <w:rsid w:val="00CC0716"/>
    <w:rsid w:val="00CC470D"/>
    <w:rsid w:val="00CC64F9"/>
    <w:rsid w:val="00CD016D"/>
    <w:rsid w:val="00CD0EAA"/>
    <w:rsid w:val="00CD1200"/>
    <w:rsid w:val="00CD1484"/>
    <w:rsid w:val="00CD20D6"/>
    <w:rsid w:val="00CD234F"/>
    <w:rsid w:val="00CD295C"/>
    <w:rsid w:val="00CD35B8"/>
    <w:rsid w:val="00CD3A94"/>
    <w:rsid w:val="00CD3D4D"/>
    <w:rsid w:val="00CD3F29"/>
    <w:rsid w:val="00CD41FB"/>
    <w:rsid w:val="00CD4A39"/>
    <w:rsid w:val="00CD64E8"/>
    <w:rsid w:val="00CD714C"/>
    <w:rsid w:val="00CD7D8E"/>
    <w:rsid w:val="00CE0C68"/>
    <w:rsid w:val="00CE0E04"/>
    <w:rsid w:val="00CE1401"/>
    <w:rsid w:val="00CE187E"/>
    <w:rsid w:val="00CE2BDC"/>
    <w:rsid w:val="00CE31F7"/>
    <w:rsid w:val="00CE391B"/>
    <w:rsid w:val="00CE6191"/>
    <w:rsid w:val="00CE7974"/>
    <w:rsid w:val="00CE7FB4"/>
    <w:rsid w:val="00CF0A68"/>
    <w:rsid w:val="00CF2BEA"/>
    <w:rsid w:val="00CF2F19"/>
    <w:rsid w:val="00CF38AC"/>
    <w:rsid w:val="00CF46F6"/>
    <w:rsid w:val="00CF744B"/>
    <w:rsid w:val="00D006E9"/>
    <w:rsid w:val="00D024CB"/>
    <w:rsid w:val="00D03FC5"/>
    <w:rsid w:val="00D04877"/>
    <w:rsid w:val="00D04D9B"/>
    <w:rsid w:val="00D0563F"/>
    <w:rsid w:val="00D11421"/>
    <w:rsid w:val="00D11A7C"/>
    <w:rsid w:val="00D145CC"/>
    <w:rsid w:val="00D14B33"/>
    <w:rsid w:val="00D14F53"/>
    <w:rsid w:val="00D15017"/>
    <w:rsid w:val="00D15FF3"/>
    <w:rsid w:val="00D208BD"/>
    <w:rsid w:val="00D238A5"/>
    <w:rsid w:val="00D24C54"/>
    <w:rsid w:val="00D26278"/>
    <w:rsid w:val="00D268CE"/>
    <w:rsid w:val="00D27252"/>
    <w:rsid w:val="00D27C25"/>
    <w:rsid w:val="00D31D6D"/>
    <w:rsid w:val="00D32701"/>
    <w:rsid w:val="00D33F80"/>
    <w:rsid w:val="00D35C3C"/>
    <w:rsid w:val="00D35F6B"/>
    <w:rsid w:val="00D35FEA"/>
    <w:rsid w:val="00D3677C"/>
    <w:rsid w:val="00D36C3D"/>
    <w:rsid w:val="00D400C3"/>
    <w:rsid w:val="00D40DFB"/>
    <w:rsid w:val="00D42E2A"/>
    <w:rsid w:val="00D43F2F"/>
    <w:rsid w:val="00D44E56"/>
    <w:rsid w:val="00D45E48"/>
    <w:rsid w:val="00D4640C"/>
    <w:rsid w:val="00D467FF"/>
    <w:rsid w:val="00D47257"/>
    <w:rsid w:val="00D52153"/>
    <w:rsid w:val="00D52652"/>
    <w:rsid w:val="00D55EB3"/>
    <w:rsid w:val="00D57372"/>
    <w:rsid w:val="00D61722"/>
    <w:rsid w:val="00D61DD5"/>
    <w:rsid w:val="00D625B7"/>
    <w:rsid w:val="00D6349A"/>
    <w:rsid w:val="00D63D31"/>
    <w:rsid w:val="00D66108"/>
    <w:rsid w:val="00D6693C"/>
    <w:rsid w:val="00D6739C"/>
    <w:rsid w:val="00D70AE6"/>
    <w:rsid w:val="00D7123E"/>
    <w:rsid w:val="00D730EE"/>
    <w:rsid w:val="00D735E8"/>
    <w:rsid w:val="00D73A25"/>
    <w:rsid w:val="00D74635"/>
    <w:rsid w:val="00D8256F"/>
    <w:rsid w:val="00D82712"/>
    <w:rsid w:val="00D8366D"/>
    <w:rsid w:val="00D8496E"/>
    <w:rsid w:val="00D8516A"/>
    <w:rsid w:val="00D86A51"/>
    <w:rsid w:val="00D86B5B"/>
    <w:rsid w:val="00D9083E"/>
    <w:rsid w:val="00D90FFA"/>
    <w:rsid w:val="00D911ED"/>
    <w:rsid w:val="00D919D5"/>
    <w:rsid w:val="00D9287E"/>
    <w:rsid w:val="00D92A76"/>
    <w:rsid w:val="00D92F0E"/>
    <w:rsid w:val="00D95D72"/>
    <w:rsid w:val="00D9635A"/>
    <w:rsid w:val="00D97B02"/>
    <w:rsid w:val="00DA0390"/>
    <w:rsid w:val="00DA0571"/>
    <w:rsid w:val="00DA062A"/>
    <w:rsid w:val="00DA1F82"/>
    <w:rsid w:val="00DA26E5"/>
    <w:rsid w:val="00DA3679"/>
    <w:rsid w:val="00DA46E9"/>
    <w:rsid w:val="00DA49B6"/>
    <w:rsid w:val="00DA6A01"/>
    <w:rsid w:val="00DB01D6"/>
    <w:rsid w:val="00DB0808"/>
    <w:rsid w:val="00DB2A6F"/>
    <w:rsid w:val="00DB42BE"/>
    <w:rsid w:val="00DB432A"/>
    <w:rsid w:val="00DB4CA8"/>
    <w:rsid w:val="00DB4D6A"/>
    <w:rsid w:val="00DB5509"/>
    <w:rsid w:val="00DB5C1D"/>
    <w:rsid w:val="00DB6051"/>
    <w:rsid w:val="00DB60FC"/>
    <w:rsid w:val="00DB6D80"/>
    <w:rsid w:val="00DC0E04"/>
    <w:rsid w:val="00DC1239"/>
    <w:rsid w:val="00DC1CA0"/>
    <w:rsid w:val="00DC26D0"/>
    <w:rsid w:val="00DC3FE8"/>
    <w:rsid w:val="00DC4482"/>
    <w:rsid w:val="00DC5F87"/>
    <w:rsid w:val="00DC62FE"/>
    <w:rsid w:val="00DC7E5E"/>
    <w:rsid w:val="00DD1772"/>
    <w:rsid w:val="00DD204F"/>
    <w:rsid w:val="00DD261C"/>
    <w:rsid w:val="00DD2B31"/>
    <w:rsid w:val="00DD3D39"/>
    <w:rsid w:val="00DD3DF2"/>
    <w:rsid w:val="00DD40B0"/>
    <w:rsid w:val="00DD5949"/>
    <w:rsid w:val="00DD7046"/>
    <w:rsid w:val="00DD77F7"/>
    <w:rsid w:val="00DD7B57"/>
    <w:rsid w:val="00DE1026"/>
    <w:rsid w:val="00DE33FC"/>
    <w:rsid w:val="00DE3409"/>
    <w:rsid w:val="00DE3680"/>
    <w:rsid w:val="00DE4D82"/>
    <w:rsid w:val="00DE6B1E"/>
    <w:rsid w:val="00DE75FD"/>
    <w:rsid w:val="00DF0977"/>
    <w:rsid w:val="00DF18EF"/>
    <w:rsid w:val="00DF2100"/>
    <w:rsid w:val="00DF5D1F"/>
    <w:rsid w:val="00E006F4"/>
    <w:rsid w:val="00E019AA"/>
    <w:rsid w:val="00E01F50"/>
    <w:rsid w:val="00E02623"/>
    <w:rsid w:val="00E02D36"/>
    <w:rsid w:val="00E036C1"/>
    <w:rsid w:val="00E03899"/>
    <w:rsid w:val="00E03D20"/>
    <w:rsid w:val="00E03D92"/>
    <w:rsid w:val="00E042B0"/>
    <w:rsid w:val="00E05248"/>
    <w:rsid w:val="00E06325"/>
    <w:rsid w:val="00E103A4"/>
    <w:rsid w:val="00E12E5D"/>
    <w:rsid w:val="00E1308A"/>
    <w:rsid w:val="00E13E51"/>
    <w:rsid w:val="00E15BC6"/>
    <w:rsid w:val="00E15F53"/>
    <w:rsid w:val="00E16391"/>
    <w:rsid w:val="00E169D3"/>
    <w:rsid w:val="00E200BB"/>
    <w:rsid w:val="00E2146A"/>
    <w:rsid w:val="00E2161D"/>
    <w:rsid w:val="00E21CFA"/>
    <w:rsid w:val="00E22635"/>
    <w:rsid w:val="00E2587A"/>
    <w:rsid w:val="00E26165"/>
    <w:rsid w:val="00E27D51"/>
    <w:rsid w:val="00E32650"/>
    <w:rsid w:val="00E33A06"/>
    <w:rsid w:val="00E33B19"/>
    <w:rsid w:val="00E36611"/>
    <w:rsid w:val="00E374E8"/>
    <w:rsid w:val="00E37A5A"/>
    <w:rsid w:val="00E37DA7"/>
    <w:rsid w:val="00E37F03"/>
    <w:rsid w:val="00E4045F"/>
    <w:rsid w:val="00E414EE"/>
    <w:rsid w:val="00E45E74"/>
    <w:rsid w:val="00E467A7"/>
    <w:rsid w:val="00E467DD"/>
    <w:rsid w:val="00E46A70"/>
    <w:rsid w:val="00E4776C"/>
    <w:rsid w:val="00E52F28"/>
    <w:rsid w:val="00E5396E"/>
    <w:rsid w:val="00E541BA"/>
    <w:rsid w:val="00E563BC"/>
    <w:rsid w:val="00E56919"/>
    <w:rsid w:val="00E56A8E"/>
    <w:rsid w:val="00E56DBC"/>
    <w:rsid w:val="00E56EF1"/>
    <w:rsid w:val="00E5701F"/>
    <w:rsid w:val="00E578BD"/>
    <w:rsid w:val="00E57952"/>
    <w:rsid w:val="00E60A34"/>
    <w:rsid w:val="00E60C87"/>
    <w:rsid w:val="00E621F5"/>
    <w:rsid w:val="00E624B1"/>
    <w:rsid w:val="00E62569"/>
    <w:rsid w:val="00E62A1D"/>
    <w:rsid w:val="00E653BE"/>
    <w:rsid w:val="00E66F4A"/>
    <w:rsid w:val="00E66FFA"/>
    <w:rsid w:val="00E671BF"/>
    <w:rsid w:val="00E70430"/>
    <w:rsid w:val="00E70A24"/>
    <w:rsid w:val="00E71188"/>
    <w:rsid w:val="00E74A11"/>
    <w:rsid w:val="00E76D77"/>
    <w:rsid w:val="00E7739C"/>
    <w:rsid w:val="00E811E3"/>
    <w:rsid w:val="00E82421"/>
    <w:rsid w:val="00E8439F"/>
    <w:rsid w:val="00E84466"/>
    <w:rsid w:val="00E84C24"/>
    <w:rsid w:val="00E85A73"/>
    <w:rsid w:val="00E86FF8"/>
    <w:rsid w:val="00E87954"/>
    <w:rsid w:val="00E87AEF"/>
    <w:rsid w:val="00E910A4"/>
    <w:rsid w:val="00E9134E"/>
    <w:rsid w:val="00E95177"/>
    <w:rsid w:val="00E951B9"/>
    <w:rsid w:val="00EA09A7"/>
    <w:rsid w:val="00EA1101"/>
    <w:rsid w:val="00EA1B43"/>
    <w:rsid w:val="00EA1C04"/>
    <w:rsid w:val="00EA1CA2"/>
    <w:rsid w:val="00EA2E72"/>
    <w:rsid w:val="00EA2F23"/>
    <w:rsid w:val="00EA4A1A"/>
    <w:rsid w:val="00EA52C7"/>
    <w:rsid w:val="00EA5675"/>
    <w:rsid w:val="00EA6DB8"/>
    <w:rsid w:val="00EA6F91"/>
    <w:rsid w:val="00EA7C5E"/>
    <w:rsid w:val="00EB0046"/>
    <w:rsid w:val="00EB067F"/>
    <w:rsid w:val="00EB20B6"/>
    <w:rsid w:val="00EB7B63"/>
    <w:rsid w:val="00EC1756"/>
    <w:rsid w:val="00EC1FE4"/>
    <w:rsid w:val="00EC2FA6"/>
    <w:rsid w:val="00EC51E6"/>
    <w:rsid w:val="00EC579D"/>
    <w:rsid w:val="00EC57D7"/>
    <w:rsid w:val="00EC5B66"/>
    <w:rsid w:val="00EC69DC"/>
    <w:rsid w:val="00ED0614"/>
    <w:rsid w:val="00ED1698"/>
    <w:rsid w:val="00ED1ACD"/>
    <w:rsid w:val="00ED1EF9"/>
    <w:rsid w:val="00ED32A6"/>
    <w:rsid w:val="00ED5A66"/>
    <w:rsid w:val="00ED710C"/>
    <w:rsid w:val="00ED7945"/>
    <w:rsid w:val="00EE0C5F"/>
    <w:rsid w:val="00EE1F8C"/>
    <w:rsid w:val="00EE260A"/>
    <w:rsid w:val="00EE287A"/>
    <w:rsid w:val="00EE3855"/>
    <w:rsid w:val="00EE3DEB"/>
    <w:rsid w:val="00EE3FE0"/>
    <w:rsid w:val="00EE4AAA"/>
    <w:rsid w:val="00EE54FC"/>
    <w:rsid w:val="00EE64B7"/>
    <w:rsid w:val="00EE7033"/>
    <w:rsid w:val="00EF008F"/>
    <w:rsid w:val="00EF1401"/>
    <w:rsid w:val="00EF24A8"/>
    <w:rsid w:val="00EF46DC"/>
    <w:rsid w:val="00EF797B"/>
    <w:rsid w:val="00EF7EB5"/>
    <w:rsid w:val="00F00482"/>
    <w:rsid w:val="00F01115"/>
    <w:rsid w:val="00F026F4"/>
    <w:rsid w:val="00F034D7"/>
    <w:rsid w:val="00F04A81"/>
    <w:rsid w:val="00F05481"/>
    <w:rsid w:val="00F05493"/>
    <w:rsid w:val="00F0684E"/>
    <w:rsid w:val="00F10183"/>
    <w:rsid w:val="00F11166"/>
    <w:rsid w:val="00F11385"/>
    <w:rsid w:val="00F11F91"/>
    <w:rsid w:val="00F1241D"/>
    <w:rsid w:val="00F12E7E"/>
    <w:rsid w:val="00F13065"/>
    <w:rsid w:val="00F13DC5"/>
    <w:rsid w:val="00F140FD"/>
    <w:rsid w:val="00F15DA9"/>
    <w:rsid w:val="00F15ED3"/>
    <w:rsid w:val="00F1631F"/>
    <w:rsid w:val="00F21BD6"/>
    <w:rsid w:val="00F2378B"/>
    <w:rsid w:val="00F2490D"/>
    <w:rsid w:val="00F260E3"/>
    <w:rsid w:val="00F2614B"/>
    <w:rsid w:val="00F2794E"/>
    <w:rsid w:val="00F301D8"/>
    <w:rsid w:val="00F3108F"/>
    <w:rsid w:val="00F3236C"/>
    <w:rsid w:val="00F3259D"/>
    <w:rsid w:val="00F32852"/>
    <w:rsid w:val="00F357DD"/>
    <w:rsid w:val="00F35B2D"/>
    <w:rsid w:val="00F36D11"/>
    <w:rsid w:val="00F3704B"/>
    <w:rsid w:val="00F378CB"/>
    <w:rsid w:val="00F435BE"/>
    <w:rsid w:val="00F43F29"/>
    <w:rsid w:val="00F4508C"/>
    <w:rsid w:val="00F45AAF"/>
    <w:rsid w:val="00F469C6"/>
    <w:rsid w:val="00F47817"/>
    <w:rsid w:val="00F5083E"/>
    <w:rsid w:val="00F5270B"/>
    <w:rsid w:val="00F5279B"/>
    <w:rsid w:val="00F52A2F"/>
    <w:rsid w:val="00F54C20"/>
    <w:rsid w:val="00F564D8"/>
    <w:rsid w:val="00F572F6"/>
    <w:rsid w:val="00F5750F"/>
    <w:rsid w:val="00F60CDD"/>
    <w:rsid w:val="00F62E9C"/>
    <w:rsid w:val="00F6351C"/>
    <w:rsid w:val="00F63E38"/>
    <w:rsid w:val="00F63F87"/>
    <w:rsid w:val="00F643FF"/>
    <w:rsid w:val="00F65D6F"/>
    <w:rsid w:val="00F67077"/>
    <w:rsid w:val="00F7013E"/>
    <w:rsid w:val="00F707C0"/>
    <w:rsid w:val="00F71085"/>
    <w:rsid w:val="00F714A6"/>
    <w:rsid w:val="00F716DE"/>
    <w:rsid w:val="00F735B5"/>
    <w:rsid w:val="00F744FA"/>
    <w:rsid w:val="00F772FF"/>
    <w:rsid w:val="00F77CEA"/>
    <w:rsid w:val="00F800DE"/>
    <w:rsid w:val="00F80C40"/>
    <w:rsid w:val="00F816C1"/>
    <w:rsid w:val="00F81A07"/>
    <w:rsid w:val="00F8488B"/>
    <w:rsid w:val="00F85B0C"/>
    <w:rsid w:val="00F865DC"/>
    <w:rsid w:val="00F86E89"/>
    <w:rsid w:val="00F908AB"/>
    <w:rsid w:val="00F9251B"/>
    <w:rsid w:val="00F9319B"/>
    <w:rsid w:val="00F93CEE"/>
    <w:rsid w:val="00F94592"/>
    <w:rsid w:val="00F97970"/>
    <w:rsid w:val="00FA363C"/>
    <w:rsid w:val="00FA44A0"/>
    <w:rsid w:val="00FA4E6A"/>
    <w:rsid w:val="00FA5A83"/>
    <w:rsid w:val="00FA5B5A"/>
    <w:rsid w:val="00FA5C47"/>
    <w:rsid w:val="00FA6C7A"/>
    <w:rsid w:val="00FB0B18"/>
    <w:rsid w:val="00FB3336"/>
    <w:rsid w:val="00FB38DA"/>
    <w:rsid w:val="00FB3B9D"/>
    <w:rsid w:val="00FB5C77"/>
    <w:rsid w:val="00FB5E47"/>
    <w:rsid w:val="00FB7A4C"/>
    <w:rsid w:val="00FC079A"/>
    <w:rsid w:val="00FC10E9"/>
    <w:rsid w:val="00FC1270"/>
    <w:rsid w:val="00FC286F"/>
    <w:rsid w:val="00FC337F"/>
    <w:rsid w:val="00FC3B95"/>
    <w:rsid w:val="00FC3D11"/>
    <w:rsid w:val="00FC6A69"/>
    <w:rsid w:val="00FC75EB"/>
    <w:rsid w:val="00FD028E"/>
    <w:rsid w:val="00FD11FF"/>
    <w:rsid w:val="00FD3587"/>
    <w:rsid w:val="00FD3C19"/>
    <w:rsid w:val="00FD4F4F"/>
    <w:rsid w:val="00FD5FA2"/>
    <w:rsid w:val="00FD6347"/>
    <w:rsid w:val="00FD714A"/>
    <w:rsid w:val="00FD745C"/>
    <w:rsid w:val="00FE096F"/>
    <w:rsid w:val="00FE2F4A"/>
    <w:rsid w:val="00FE300A"/>
    <w:rsid w:val="00FE5642"/>
    <w:rsid w:val="00FE5FE9"/>
    <w:rsid w:val="00FE6786"/>
    <w:rsid w:val="00FE6F82"/>
    <w:rsid w:val="00FF057E"/>
    <w:rsid w:val="00FF0684"/>
    <w:rsid w:val="00FF1B50"/>
    <w:rsid w:val="00FF2823"/>
    <w:rsid w:val="00FF4C42"/>
    <w:rsid w:val="00FF68DD"/>
    <w:rsid w:val="00FF6F94"/>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D20672"/>
  <w15:docId w15:val="{61C90ED5-4273-4894-8E64-801EE9535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7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7C0"/>
    <w:pPr>
      <w:ind w:left="720"/>
      <w:contextualSpacing/>
    </w:pPr>
  </w:style>
  <w:style w:type="paragraph" w:styleId="Footer">
    <w:name w:val="footer"/>
    <w:basedOn w:val="Normal"/>
    <w:link w:val="FooterChar"/>
    <w:uiPriority w:val="99"/>
    <w:unhideWhenUsed/>
    <w:rsid w:val="00F707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07C0"/>
  </w:style>
  <w:style w:type="table" w:styleId="TableGrid">
    <w:name w:val="Table Grid"/>
    <w:basedOn w:val="TableNormal"/>
    <w:uiPriority w:val="39"/>
    <w:rsid w:val="00EB06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C112AE"/>
    <w:rPr>
      <w:vertAlign w:val="superscript"/>
    </w:rPr>
  </w:style>
  <w:style w:type="character" w:customStyle="1" w:styleId="ggboefpdpvb">
    <w:name w:val="ggboefpdpvb"/>
    <w:basedOn w:val="DefaultParagraphFont"/>
    <w:rsid w:val="00C112AE"/>
  </w:style>
  <w:style w:type="character" w:styleId="Hyperlink">
    <w:name w:val="Hyperlink"/>
    <w:basedOn w:val="DefaultParagraphFont"/>
    <w:uiPriority w:val="99"/>
    <w:unhideWhenUsed/>
    <w:rsid w:val="00584B7E"/>
    <w:rPr>
      <w:color w:val="0000FF"/>
      <w:u w:val="single"/>
    </w:rPr>
  </w:style>
  <w:style w:type="paragraph" w:styleId="BalloonText">
    <w:name w:val="Balloon Text"/>
    <w:basedOn w:val="Normal"/>
    <w:link w:val="BalloonTextChar"/>
    <w:uiPriority w:val="99"/>
    <w:semiHidden/>
    <w:unhideWhenUsed/>
    <w:rsid w:val="008168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6819"/>
    <w:rPr>
      <w:rFonts w:ascii="Tahoma" w:hAnsi="Tahoma" w:cs="Tahoma"/>
      <w:sz w:val="16"/>
      <w:szCs w:val="16"/>
    </w:rPr>
  </w:style>
  <w:style w:type="character" w:styleId="CommentReference">
    <w:name w:val="annotation reference"/>
    <w:basedOn w:val="DefaultParagraphFont"/>
    <w:uiPriority w:val="99"/>
    <w:semiHidden/>
    <w:unhideWhenUsed/>
    <w:rsid w:val="00816819"/>
    <w:rPr>
      <w:sz w:val="16"/>
      <w:szCs w:val="16"/>
    </w:rPr>
  </w:style>
  <w:style w:type="paragraph" w:styleId="CommentText">
    <w:name w:val="annotation text"/>
    <w:basedOn w:val="Normal"/>
    <w:link w:val="CommentTextChar"/>
    <w:uiPriority w:val="99"/>
    <w:unhideWhenUsed/>
    <w:rsid w:val="00816819"/>
    <w:pPr>
      <w:spacing w:line="240" w:lineRule="auto"/>
    </w:pPr>
    <w:rPr>
      <w:sz w:val="20"/>
      <w:szCs w:val="20"/>
    </w:rPr>
  </w:style>
  <w:style w:type="character" w:customStyle="1" w:styleId="CommentTextChar">
    <w:name w:val="Comment Text Char"/>
    <w:basedOn w:val="DefaultParagraphFont"/>
    <w:link w:val="CommentText"/>
    <w:uiPriority w:val="99"/>
    <w:rsid w:val="00816819"/>
    <w:rPr>
      <w:sz w:val="20"/>
      <w:szCs w:val="20"/>
    </w:rPr>
  </w:style>
  <w:style w:type="paragraph" w:styleId="CommentSubject">
    <w:name w:val="annotation subject"/>
    <w:basedOn w:val="CommentText"/>
    <w:next w:val="CommentText"/>
    <w:link w:val="CommentSubjectChar"/>
    <w:uiPriority w:val="99"/>
    <w:semiHidden/>
    <w:unhideWhenUsed/>
    <w:rsid w:val="00816819"/>
    <w:rPr>
      <w:b/>
      <w:bCs/>
    </w:rPr>
  </w:style>
  <w:style w:type="character" w:customStyle="1" w:styleId="CommentSubjectChar">
    <w:name w:val="Comment Subject Char"/>
    <w:basedOn w:val="CommentTextChar"/>
    <w:link w:val="CommentSubject"/>
    <w:uiPriority w:val="99"/>
    <w:semiHidden/>
    <w:rsid w:val="00816819"/>
    <w:rPr>
      <w:b/>
      <w:bCs/>
      <w:sz w:val="20"/>
      <w:szCs w:val="20"/>
    </w:rPr>
  </w:style>
  <w:style w:type="character" w:styleId="LineNumber">
    <w:name w:val="line number"/>
    <w:basedOn w:val="DefaultParagraphFont"/>
    <w:uiPriority w:val="99"/>
    <w:semiHidden/>
    <w:unhideWhenUsed/>
    <w:rsid w:val="00C75A02"/>
  </w:style>
  <w:style w:type="paragraph" w:styleId="Revision">
    <w:name w:val="Revision"/>
    <w:hidden/>
    <w:uiPriority w:val="99"/>
    <w:semiHidden/>
    <w:rsid w:val="00C55402"/>
    <w:pPr>
      <w:spacing w:after="0" w:line="240" w:lineRule="auto"/>
    </w:pPr>
  </w:style>
  <w:style w:type="character" w:styleId="Strong">
    <w:name w:val="Strong"/>
    <w:basedOn w:val="DefaultParagraphFont"/>
    <w:uiPriority w:val="22"/>
    <w:qFormat/>
    <w:rsid w:val="0059726B"/>
    <w:rPr>
      <w:b/>
      <w:bCs/>
    </w:rPr>
  </w:style>
  <w:style w:type="character" w:customStyle="1" w:styleId="UnresolvedMention1">
    <w:name w:val="Unresolved Mention1"/>
    <w:basedOn w:val="DefaultParagraphFont"/>
    <w:uiPriority w:val="99"/>
    <w:semiHidden/>
    <w:unhideWhenUsed/>
    <w:rsid w:val="00897D8A"/>
    <w:rPr>
      <w:color w:val="605E5C"/>
      <w:shd w:val="clear" w:color="auto" w:fill="E1DFDD"/>
    </w:rPr>
  </w:style>
  <w:style w:type="character" w:styleId="UnresolvedMention">
    <w:name w:val="Unresolved Mention"/>
    <w:basedOn w:val="DefaultParagraphFont"/>
    <w:uiPriority w:val="99"/>
    <w:semiHidden/>
    <w:unhideWhenUsed/>
    <w:rsid w:val="00CC64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843714">
      <w:bodyDiv w:val="1"/>
      <w:marLeft w:val="0"/>
      <w:marRight w:val="0"/>
      <w:marTop w:val="0"/>
      <w:marBottom w:val="0"/>
      <w:divBdr>
        <w:top w:val="none" w:sz="0" w:space="0" w:color="auto"/>
        <w:left w:val="none" w:sz="0" w:space="0" w:color="auto"/>
        <w:bottom w:val="none" w:sz="0" w:space="0" w:color="auto"/>
        <w:right w:val="none" w:sz="0" w:space="0" w:color="auto"/>
      </w:divBdr>
    </w:div>
    <w:div w:id="1587112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iencedirect.com/science/article/pii/S246858442200071X" TargetMode="External"/><Relationship Id="rId2" Type="http://schemas.openxmlformats.org/officeDocument/2006/relationships/hyperlink" Target="https://www.sciencedirect.com/science/article/pii/S004896972206449X" TargetMode="External"/><Relationship Id="rId1" Type="http://schemas.openxmlformats.org/officeDocument/2006/relationships/hyperlink" Target="https://microbiologyjournal.org/an-estimation-of-five-decade-long-monkeypox-case-fatality-rate-systematic-review-and-meta-analysis/" TargetMode="External"/><Relationship Id="rId4" Type="http://schemas.openxmlformats.org/officeDocument/2006/relationships/hyperlink" Target="https://www.sciencedirect.com/science/article/pii/S0269749122008934"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image" Target="media/image7.tif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6.tiff"/><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D3DFC-D7E6-4A1A-B7A4-3EF2B56B2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30</Pages>
  <Words>25705</Words>
  <Characters>146521</Characters>
  <Application>Microsoft Office Word</Application>
  <DocSecurity>0</DocSecurity>
  <Lines>1221</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Haider, Najmul</dc:creator>
  <cp:keywords/>
  <dc:description/>
  <cp:lastModifiedBy>Mohammad Nayeem Hasan</cp:lastModifiedBy>
  <cp:revision>62</cp:revision>
  <cp:lastPrinted>2022-01-18T11:40:00Z</cp:lastPrinted>
  <dcterms:created xsi:type="dcterms:W3CDTF">2022-10-27T09:46:00Z</dcterms:created>
  <dcterms:modified xsi:type="dcterms:W3CDTF">2023-01-12T21:33:00Z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http://www.zotero.org/styles/international-journal-of-infectious-diseases</vt:lpwstr>
  </property>
  <property fmtid="{D5CDD505-2E9C-101B-9397-08002B2CF9AE}" pid="17" name="Mendeley Recent Style Name 7_1">
    <vt:lpwstr>International Journal of Infectious Diseases</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829c6a2b-d9ed-3503-b700-b046929b31fe</vt:lpwstr>
  </property>
  <property fmtid="{D5CDD505-2E9C-101B-9397-08002B2CF9AE}" pid="24" name="Mendeley Citation Style_1">
    <vt:lpwstr>http://www.zotero.org/styles/international-journal-of-infectious-diseases</vt:lpwstr>
  </property>
</Properties>
</file>